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672A6659" wp14:textId="77777777">
      <w:pPr>
        <w:pStyle w:val="Normal"/>
        <w:rPr/>
      </w:pPr>
      <w:r>
        <w:rPr/>
      </w:r>
    </w:p>
    <w:tbl>
      <w:tblPr>
        <w:tblW w:w="92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9"/>
        <w:gridCol w:w="4951"/>
        <w:gridCol w:w="990"/>
        <w:gridCol w:w="1080"/>
      </w:tblGrid>
      <w:tr xmlns:wp14="http://schemas.microsoft.com/office/word/2010/wordml" w14:paraId="3DEB0186" wp14:textId="77777777">
        <w:trPr>
          <w:trHeight w:val="472" w:hRule="atLeast"/>
          <w:cantSplit w:val="true"/>
        </w:trPr>
        <w:tc>
          <w:tcPr>
            <w:tcW w:w="2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vAlign w:val="center"/>
          </w:tcPr>
          <w:p w14:paraId="6253663D" wp14:textId="77777777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Project Name</w:t>
            </w:r>
          </w:p>
        </w:tc>
        <w:tc>
          <w:tcPr>
            <w:tcW w:w="4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677BF7" wp14:textId="77777777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Outpatient Schedule Tracking 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vAlign w:val="center"/>
          </w:tcPr>
          <w:p w14:paraId="796C6C95" wp14:textId="77777777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Dept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C10A5A" wp14:textId="77777777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  <w:t>ECN</w:t>
            </w:r>
          </w:p>
        </w:tc>
      </w:tr>
      <w:tr xmlns:wp14="http://schemas.microsoft.com/office/word/2010/wordml" w14:paraId="6B1BC2C6" wp14:textId="77777777">
        <w:trPr>
          <w:trHeight w:val="473" w:hRule="atLeast"/>
          <w:cantSplit w:val="true"/>
        </w:trPr>
        <w:tc>
          <w:tcPr>
            <w:tcW w:w="22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vAlign w:val="center"/>
          </w:tcPr>
          <w:p w14:paraId="500D07CB" wp14:textId="77777777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PIF ID</w:t>
            </w:r>
          </w:p>
        </w:tc>
        <w:tc>
          <w:tcPr>
            <w:tcW w:w="49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37501D" wp14:textId="77777777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FFFFFF"/>
            <w:vAlign w:val="center"/>
          </w:tcPr>
          <w:p w14:paraId="2BF99992" wp14:textId="77777777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Group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AB6C7B" wp14:textId="77777777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</w:tbl>
    <w:p xmlns:wp14="http://schemas.microsoft.com/office/word/2010/wordml" w14:paraId="02EB378F" wp14:textId="77777777">
      <w:pPr>
        <w:pStyle w:val="Indexheading"/>
        <w:rPr/>
      </w:pPr>
      <w:r>
        <w:rPr/>
      </w:r>
    </w:p>
    <w:tbl>
      <w:tblPr>
        <w:tblW w:w="92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3995"/>
        <w:gridCol w:w="1277"/>
        <w:gridCol w:w="3458"/>
      </w:tblGrid>
      <w:tr xmlns:wp14="http://schemas.microsoft.com/office/word/2010/wordml" w:rsidTr="0D7AA109" w14:paraId="0B83273F" wp14:textId="77777777">
        <w:trPr/>
        <w:tc>
          <w:tcPr>
            <w:tcW w:w="540" w:type="dxa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14:paraId="7194AF2F" wp14:textId="77777777">
            <w:pPr>
              <w:pStyle w:val="Heading1"/>
              <w:rPr>
                <w:rFonts w:ascii="Arial" w:hAnsi="Arial"/>
              </w:rPr>
            </w:pPr>
            <w:r>
              <w:rPr>
                <w:rFonts w:ascii="Arial" w:hAnsi="Arial"/>
              </w:rPr>
              <w:t>Sl. No</w:t>
            </w:r>
          </w:p>
        </w:tc>
        <w:tc>
          <w:tcPr>
            <w:tcW w:w="3995" w:type="dxa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14:paraId="0A9FC308" wp14:textId="77777777">
            <w:pPr>
              <w:pStyle w:val="Normal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Review item</w:t>
            </w:r>
          </w:p>
        </w:tc>
        <w:tc>
          <w:tcPr>
            <w:tcW w:w="1277" w:type="dxa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14:paraId="78F74C83" wp14:textId="77777777">
            <w:pPr>
              <w:pStyle w:val="Normal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Finding</w:t>
            </w:r>
          </w:p>
          <w:p w14:paraId="242343D8" wp14:textId="77777777">
            <w:pPr>
              <w:pStyle w:val="Normal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(Y/N/ N/A)</w:t>
            </w:r>
          </w:p>
        </w:tc>
        <w:tc>
          <w:tcPr>
            <w:tcW w:w="3458" w:type="dxa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14:paraId="4C94FBC7" wp14:textId="77777777">
            <w:pPr>
              <w:pStyle w:val="Normal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Remarks</w:t>
            </w:r>
          </w:p>
        </w:tc>
      </w:tr>
      <w:tr xmlns:wp14="http://schemas.microsoft.com/office/word/2010/wordml" w:rsidTr="0D7AA109" w14:paraId="43DBD9E1" wp14:textId="77777777">
        <w:trPr/>
        <w:tc>
          <w:tcPr>
            <w:tcW w:w="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14:paraId="6A05A809" wp14:textId="77777777">
            <w:pPr>
              <w:pStyle w:val="Heading1"/>
              <w:rPr>
                <w:rFonts w:ascii="Arial" w:hAnsi="Arial"/>
                <w:b w:val="false"/>
              </w:rPr>
            </w:pPr>
            <w:r>
              <w:rPr>
                <w:rFonts w:ascii="Arial" w:hAnsi="Arial"/>
                <w:b w:val="false"/>
              </w:rPr>
            </w:r>
          </w:p>
        </w:tc>
        <w:tc>
          <w:tcPr>
            <w:tcW w:w="39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14:paraId="20A442E7" wp14:textId="77777777">
            <w:pPr>
              <w:pStyle w:val="Heading1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Applicable to HLD </w:t>
            </w:r>
          </w:p>
        </w:tc>
        <w:tc>
          <w:tcPr>
            <w:tcW w:w="12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14:paraId="5A39BBE3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4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8D8D8"/>
            <w:tcMar/>
          </w:tcPr>
          <w:p w14:paraId="41C8F396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 xmlns:wp14="http://schemas.microsoft.com/office/word/2010/wordml" w:rsidTr="0D7AA109" w14:paraId="3313E694" wp14:textId="77777777">
        <w:trPr/>
        <w:tc>
          <w:tcPr>
            <w:tcW w:w="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72A3D3EC" wp14:textId="77777777">
            <w:pPr>
              <w:pStyle w:val="Normal"/>
              <w:numPr>
                <w:ilvl w:val="0"/>
                <w:numId w:val="3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9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10579A13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Is the HLD template (corresponding to the design process) being used to make the Design Document?</w:t>
            </w:r>
          </w:p>
        </w:tc>
        <w:tc>
          <w:tcPr>
            <w:tcW w:w="12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10622D25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Y</w:t>
            </w:r>
          </w:p>
        </w:tc>
        <w:tc>
          <w:tcPr>
            <w:tcW w:w="34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100BEEEE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The HLD template being used is RBIN approved.</w:t>
            </w:r>
          </w:p>
        </w:tc>
      </w:tr>
      <w:tr xmlns:wp14="http://schemas.microsoft.com/office/word/2010/wordml" w:rsidTr="0D7AA109" w14:paraId="54111DB3" wp14:textId="77777777">
        <w:trPr/>
        <w:tc>
          <w:tcPr>
            <w:tcW w:w="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0D0B940D" wp14:textId="77777777">
            <w:pPr>
              <w:pStyle w:val="Heading1"/>
              <w:numPr>
                <w:ilvl w:val="0"/>
                <w:numId w:val="3"/>
              </w:numPr>
              <w:rPr>
                <w:rFonts w:ascii="Arial" w:hAnsi="Arial"/>
                <w:b w:val="false"/>
              </w:rPr>
            </w:pPr>
            <w:r>
              <w:rPr>
                <w:rFonts w:ascii="Arial" w:hAnsi="Arial"/>
                <w:b w:val="false"/>
              </w:rPr>
            </w:r>
          </w:p>
        </w:tc>
        <w:tc>
          <w:tcPr>
            <w:tcW w:w="39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372B6E08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Has the design been reviewed by a person external to the project team?</w:t>
            </w:r>
          </w:p>
        </w:tc>
        <w:tc>
          <w:tcPr>
            <w:tcW w:w="12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200D163A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Y</w:t>
            </w:r>
          </w:p>
        </w:tc>
        <w:tc>
          <w:tcPr>
            <w:tcW w:w="34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5F28D783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To be verified by the Trainer.</w:t>
            </w:r>
          </w:p>
        </w:tc>
      </w:tr>
      <w:tr xmlns:wp14="http://schemas.microsoft.com/office/word/2010/wordml" w:rsidTr="0D7AA109" w14:paraId="2807B48A" wp14:textId="77777777">
        <w:trPr/>
        <w:tc>
          <w:tcPr>
            <w:tcW w:w="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0E27B00A" wp14:textId="77777777">
            <w:pPr>
              <w:pStyle w:val="Heading1"/>
              <w:numPr>
                <w:ilvl w:val="0"/>
                <w:numId w:val="3"/>
              </w:numPr>
              <w:rPr>
                <w:rFonts w:ascii="Arial" w:hAnsi="Arial"/>
                <w:b w:val="false"/>
              </w:rPr>
            </w:pPr>
            <w:r>
              <w:rPr>
                <w:rFonts w:ascii="Arial" w:hAnsi="Arial"/>
                <w:b w:val="false"/>
              </w:rPr>
            </w:r>
          </w:p>
        </w:tc>
        <w:tc>
          <w:tcPr>
            <w:tcW w:w="39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3EDA4513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Is there Traceability from HLD to the requirements? Does this also address product quality characteristics?</w:t>
            </w:r>
          </w:p>
        </w:tc>
        <w:tc>
          <w:tcPr>
            <w:tcW w:w="12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4FFB49C1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Y</w:t>
            </w:r>
          </w:p>
        </w:tc>
        <w:tc>
          <w:tcPr>
            <w:tcW w:w="34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69B8F642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We have used the recommended tagging notations for requirements. The same has been reflected during the HLD to requirements tracing. </w:t>
            </w:r>
          </w:p>
        </w:tc>
      </w:tr>
      <w:tr xmlns:wp14="http://schemas.microsoft.com/office/word/2010/wordml" w:rsidTr="0D7AA109" w14:paraId="3AF643EC" wp14:textId="77777777">
        <w:trPr/>
        <w:tc>
          <w:tcPr>
            <w:tcW w:w="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60061E4C" wp14:textId="77777777">
            <w:pPr>
              <w:pStyle w:val="Normal"/>
              <w:numPr>
                <w:ilvl w:val="0"/>
                <w:numId w:val="3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9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4B180E72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Have the naming convention used in the design defined and documented?</w:t>
            </w:r>
          </w:p>
          <w:p w14:paraId="0B102C03" wp14:textId="77777777">
            <w:pPr>
              <w:pStyle w:val="Indexheading"/>
              <w:rPr>
                <w:rFonts w:ascii="Arial" w:hAnsi="Arial"/>
              </w:rPr>
            </w:pPr>
            <w:r>
              <w:rPr>
                <w:rFonts w:ascii="Arial" w:hAnsi="Arial"/>
              </w:rPr>
              <w:t>(Give reference to conventions for naming modules)</w:t>
            </w:r>
          </w:p>
        </w:tc>
        <w:tc>
          <w:tcPr>
            <w:tcW w:w="12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6C0E49A0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Y</w:t>
            </w:r>
          </w:p>
        </w:tc>
        <w:tc>
          <w:tcPr>
            <w:tcW w:w="34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6FE1DA73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The naming conventions have been documented in section 7 of the HLD document.</w:t>
            </w:r>
          </w:p>
        </w:tc>
      </w:tr>
      <w:tr xmlns:wp14="http://schemas.microsoft.com/office/word/2010/wordml" w:rsidTr="0D7AA109" w14:paraId="158EF334" wp14:textId="77777777">
        <w:trPr/>
        <w:tc>
          <w:tcPr>
            <w:tcW w:w="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44EAFD9C" wp14:textId="77777777">
            <w:pPr>
              <w:pStyle w:val="Heading1"/>
              <w:numPr>
                <w:ilvl w:val="0"/>
                <w:numId w:val="3"/>
              </w:numPr>
              <w:rPr>
                <w:rFonts w:ascii="Arial" w:hAnsi="Arial"/>
                <w:b w:val="false"/>
              </w:rPr>
            </w:pPr>
            <w:r>
              <w:rPr>
                <w:rFonts w:ascii="Arial" w:hAnsi="Arial"/>
                <w:b w:val="false"/>
              </w:rPr>
            </w:r>
          </w:p>
        </w:tc>
        <w:tc>
          <w:tcPr>
            <w:tcW w:w="39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0AE28B76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Is the design methodology documented?</w:t>
            </w:r>
          </w:p>
          <w:p w14:paraId="17D755D0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(e.g.: OO , Structured )</w:t>
            </w:r>
          </w:p>
        </w:tc>
        <w:tc>
          <w:tcPr>
            <w:tcW w:w="12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6B6092CF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Y</w:t>
            </w:r>
          </w:p>
        </w:tc>
        <w:tc>
          <w:tcPr>
            <w:tcW w:w="34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4D38458A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The methodology used and the analysis behind this decision have been documented in section 12 of HLD document.</w:t>
            </w:r>
          </w:p>
        </w:tc>
      </w:tr>
      <w:tr xmlns:wp14="http://schemas.microsoft.com/office/word/2010/wordml" w:rsidTr="0D7AA109" w14:paraId="686F9113" wp14:textId="77777777">
        <w:trPr/>
        <w:tc>
          <w:tcPr>
            <w:tcW w:w="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4B94D5A5" wp14:textId="77777777">
            <w:pPr>
              <w:pStyle w:val="Normal"/>
              <w:numPr>
                <w:ilvl w:val="0"/>
                <w:numId w:val="3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9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7D674513" wp14:textId="77777777">
            <w:pPr>
              <w:pStyle w:val="Index2"/>
              <w:ind w:left="0"/>
              <w:rPr>
                <w:rFonts w:ascii="Arial" w:hAnsi="Arial"/>
              </w:rPr>
            </w:pPr>
            <w:r>
              <w:rPr>
                <w:rFonts w:ascii="Arial" w:hAnsi="Arial"/>
              </w:rPr>
              <w:t>Is there a description available for the overall design strategy? E.g.:</w:t>
            </w:r>
          </w:p>
          <w:p w14:paraId="70F5B6DF" wp14:textId="77777777">
            <w:pPr>
              <w:pStyle w:val="Index3"/>
              <w:numPr>
                <w:ilvl w:val="0"/>
                <w:numId w:val="2"/>
              </w:numPr>
              <w:rPr>
                <w:sz w:val="20"/>
              </w:rPr>
            </w:pPr>
            <w:r>
              <w:rPr>
                <w:sz w:val="20"/>
              </w:rPr>
              <w:t>Text description containing the entire design strategy</w:t>
            </w:r>
          </w:p>
          <w:p w14:paraId="3B15025F" wp14:textId="77777777">
            <w:pPr>
              <w:pStyle w:val="Normal"/>
              <w:numPr>
                <w:ilvl w:val="0"/>
                <w:numId w:val="2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  <w:t>ERD, FHD, Use Cases, etc.</w:t>
            </w:r>
          </w:p>
        </w:tc>
        <w:tc>
          <w:tcPr>
            <w:tcW w:w="12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146E8121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NA</w:t>
            </w:r>
          </w:p>
        </w:tc>
        <w:tc>
          <w:tcPr>
            <w:tcW w:w="34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47A16E97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As per the synopsis given, we are not looking at any alternative methods.</w:t>
            </w:r>
          </w:p>
        </w:tc>
      </w:tr>
      <w:tr xmlns:wp14="http://schemas.microsoft.com/office/word/2010/wordml" w:rsidTr="0D7AA109" w14:paraId="5F0E126D" wp14:textId="77777777">
        <w:trPr/>
        <w:tc>
          <w:tcPr>
            <w:tcW w:w="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3DEEC669" wp14:textId="77777777">
            <w:pPr>
              <w:pStyle w:val="Heading1"/>
              <w:numPr>
                <w:ilvl w:val="0"/>
                <w:numId w:val="3"/>
              </w:numPr>
              <w:rPr>
                <w:rFonts w:ascii="Arial" w:hAnsi="Arial"/>
                <w:b w:val="false"/>
              </w:rPr>
            </w:pPr>
            <w:r>
              <w:rPr>
                <w:rFonts w:ascii="Arial" w:hAnsi="Arial"/>
                <w:b w:val="false"/>
              </w:rPr>
            </w:r>
          </w:p>
        </w:tc>
        <w:tc>
          <w:tcPr>
            <w:tcW w:w="39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5FD85E62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Have alternative designs been explored?</w:t>
            </w:r>
          </w:p>
          <w:p w14:paraId="57C0F74E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(Documentation of alternative approaches with comparisons is sufficient. Complete alternative designs need not be made)</w:t>
            </w:r>
          </w:p>
        </w:tc>
        <w:tc>
          <w:tcPr>
            <w:tcW w:w="12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0E95CDC1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NA</w:t>
            </w:r>
          </w:p>
        </w:tc>
        <w:tc>
          <w:tcPr>
            <w:tcW w:w="34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3A679FD8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Same as above..</w:t>
            </w:r>
          </w:p>
        </w:tc>
      </w:tr>
      <w:tr xmlns:wp14="http://schemas.microsoft.com/office/word/2010/wordml" w:rsidTr="0D7AA109" w14:paraId="0F3DD53D" wp14:textId="77777777">
        <w:trPr/>
        <w:tc>
          <w:tcPr>
            <w:tcW w:w="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3656B9AB" wp14:textId="77777777">
            <w:pPr>
              <w:pStyle w:val="Normal"/>
              <w:numPr>
                <w:ilvl w:val="0"/>
                <w:numId w:val="3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9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6E960FFF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Have alternative design been evaluated using evaluation criteria (DAR guideline)?</w:t>
            </w:r>
          </w:p>
        </w:tc>
        <w:tc>
          <w:tcPr>
            <w:tcW w:w="12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12995319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NA</w:t>
            </w:r>
          </w:p>
        </w:tc>
        <w:tc>
          <w:tcPr>
            <w:tcW w:w="34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31ED0039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Same as above.</w:t>
            </w:r>
          </w:p>
        </w:tc>
      </w:tr>
      <w:tr xmlns:wp14="http://schemas.microsoft.com/office/word/2010/wordml" w:rsidTr="0D7AA109" w14:paraId="2F8CC6F4" wp14:textId="77777777">
        <w:trPr/>
        <w:tc>
          <w:tcPr>
            <w:tcW w:w="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45FB0818" wp14:textId="77777777">
            <w:pPr>
              <w:pStyle w:val="Normal"/>
              <w:numPr>
                <w:ilvl w:val="0"/>
                <w:numId w:val="3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9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187201CA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Is the record of evaluation of alternate design (DAR Template) available?</w:t>
            </w:r>
          </w:p>
        </w:tc>
        <w:tc>
          <w:tcPr>
            <w:tcW w:w="12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049F31CB" wp14:textId="77777777">
            <w:pPr>
              <w:pStyle w:val="Normal"/>
              <w:jc w:val="center"/>
              <w:rPr>
                <w:rFonts w:ascii="Arial" w:hAnsi="Arial"/>
                <w:ins w:author="mnl4kor" w:date="2012-07-25T09:57:00Z" w:id="1"/>
              </w:rPr>
            </w:pPr>
            <w:ins w:author="mnl4kor" w:date="2012-07-25T09:57:00Z" w:id="0">
              <w:r>
                <w:rPr>
                  <w:rFonts w:ascii="Arial" w:hAnsi="Arial"/>
                </w:rPr>
              </w:r>
            </w:ins>
          </w:p>
          <w:p w14:paraId="391525AD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NA</w:t>
            </w:r>
          </w:p>
        </w:tc>
        <w:tc>
          <w:tcPr>
            <w:tcW w:w="34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3941CCB6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Same as above.</w:t>
            </w:r>
          </w:p>
        </w:tc>
      </w:tr>
      <w:tr xmlns:wp14="http://schemas.microsoft.com/office/word/2010/wordml" w:rsidTr="0D7AA109" w14:paraId="0E1675F2" wp14:textId="77777777">
        <w:trPr/>
        <w:tc>
          <w:tcPr>
            <w:tcW w:w="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53128261" wp14:textId="77777777">
            <w:pPr>
              <w:pStyle w:val="Normal"/>
              <w:numPr>
                <w:ilvl w:val="0"/>
                <w:numId w:val="3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9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38922C35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Is the rationale of selecting the design, from alternatives available, documented in design document?</w:t>
            </w:r>
          </w:p>
        </w:tc>
        <w:tc>
          <w:tcPr>
            <w:tcW w:w="12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680296A4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NA</w:t>
            </w:r>
          </w:p>
        </w:tc>
        <w:tc>
          <w:tcPr>
            <w:tcW w:w="34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798AE3A1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Same as above.</w:t>
            </w:r>
          </w:p>
        </w:tc>
      </w:tr>
      <w:tr xmlns:wp14="http://schemas.microsoft.com/office/word/2010/wordml" w:rsidTr="0D7AA109" w14:paraId="3A246D94" wp14:textId="77777777">
        <w:trPr/>
        <w:tc>
          <w:tcPr>
            <w:tcW w:w="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62486C05" wp14:textId="77777777">
            <w:pPr>
              <w:pStyle w:val="Normal"/>
              <w:numPr>
                <w:ilvl w:val="0"/>
                <w:numId w:val="3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9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4AEB659F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Does the design refer to similar efforts in the past?</w:t>
            </w:r>
          </w:p>
          <w:p w14:paraId="5080814D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(Reference to earlier similar project by register number, if applicable)</w:t>
            </w:r>
          </w:p>
        </w:tc>
        <w:tc>
          <w:tcPr>
            <w:tcW w:w="12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4343B804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Y</w:t>
            </w:r>
          </w:p>
        </w:tc>
        <w:tc>
          <w:tcPr>
            <w:tcW w:w="34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2528539E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This is a mock project. The actual system is already up and running in the real world.</w:t>
            </w:r>
          </w:p>
        </w:tc>
      </w:tr>
      <w:tr xmlns:wp14="http://schemas.microsoft.com/office/word/2010/wordml" w:rsidTr="0D7AA109" w14:paraId="469A1AC6" wp14:textId="77777777">
        <w:trPr/>
        <w:tc>
          <w:tcPr>
            <w:tcW w:w="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4101652C" wp14:textId="77777777">
            <w:pPr>
              <w:pStyle w:val="Normal"/>
              <w:numPr>
                <w:ilvl w:val="0"/>
                <w:numId w:val="3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9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002E9843" wp14:textId="77777777">
            <w:pPr>
              <w:pStyle w:val="Index1"/>
              <w:rPr/>
            </w:pPr>
            <w:r>
              <w:rPr/>
              <w:t>While breaking down the specification into functionally independent units, has a defined methodology been adopted?</w:t>
            </w:r>
          </w:p>
          <w:p w14:paraId="6D64A214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(Reference to the design process being followed)</w:t>
            </w:r>
          </w:p>
          <w:p w14:paraId="4B99056E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12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754D6AC7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Y</w:t>
            </w:r>
          </w:p>
        </w:tc>
        <w:tc>
          <w:tcPr>
            <w:tcW w:w="34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2B024CE6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We are following OOAD methodology. Therefore all the specifications have been broken down into classes and objects.</w:t>
            </w:r>
          </w:p>
        </w:tc>
      </w:tr>
      <w:tr xmlns:wp14="http://schemas.microsoft.com/office/word/2010/wordml" w:rsidTr="0D7AA109" w14:paraId="284B8499" wp14:textId="77777777">
        <w:trPr/>
        <w:tc>
          <w:tcPr>
            <w:tcW w:w="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1299C43A" wp14:textId="77777777">
            <w:pPr>
              <w:pStyle w:val="Heading1"/>
              <w:numPr>
                <w:ilvl w:val="0"/>
                <w:numId w:val="3"/>
              </w:numPr>
              <w:rPr>
                <w:rFonts w:ascii="Arial" w:hAnsi="Arial"/>
                <w:b w:val="false"/>
              </w:rPr>
            </w:pPr>
            <w:r>
              <w:rPr>
                <w:rFonts w:ascii="Arial" w:hAnsi="Arial"/>
                <w:b w:val="false"/>
              </w:rPr>
            </w:r>
          </w:p>
        </w:tc>
        <w:tc>
          <w:tcPr>
            <w:tcW w:w="39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049721F3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Are the scope, input(s), and output(s) of each module of the design specified clearly?</w:t>
            </w:r>
          </w:p>
        </w:tc>
        <w:tc>
          <w:tcPr>
            <w:tcW w:w="12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02727CCB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Y</w:t>
            </w:r>
          </w:p>
        </w:tc>
        <w:tc>
          <w:tcPr>
            <w:tcW w:w="34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0ECA6A93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Section 12 of HLD document gives the complete decomposition of each class.</w:t>
            </w:r>
          </w:p>
        </w:tc>
      </w:tr>
      <w:tr xmlns:wp14="http://schemas.microsoft.com/office/word/2010/wordml" w:rsidTr="0D7AA109" w14:paraId="0F6FE2A9" wp14:textId="77777777">
        <w:trPr/>
        <w:tc>
          <w:tcPr>
            <w:tcW w:w="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4DDBEF00" wp14:textId="77777777">
            <w:pPr>
              <w:pStyle w:val="Heading1"/>
              <w:numPr>
                <w:ilvl w:val="0"/>
                <w:numId w:val="3"/>
              </w:numPr>
              <w:rPr>
                <w:rFonts w:ascii="Arial" w:hAnsi="Arial"/>
                <w:b w:val="false"/>
              </w:rPr>
            </w:pPr>
            <w:r>
              <w:rPr>
                <w:rFonts w:ascii="Arial" w:hAnsi="Arial"/>
                <w:b w:val="false"/>
              </w:rPr>
            </w:r>
          </w:p>
        </w:tc>
        <w:tc>
          <w:tcPr>
            <w:tcW w:w="39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5439E15E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Is the criteria to be considered while designing interfaces clearly documented?</w:t>
            </w:r>
          </w:p>
        </w:tc>
        <w:tc>
          <w:tcPr>
            <w:tcW w:w="12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24EC8B52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Y</w:t>
            </w:r>
          </w:p>
        </w:tc>
        <w:tc>
          <w:tcPr>
            <w:tcW w:w="34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3FF62FC9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The association of each requirement with the classes have been clearly documented in REQ_to_HLD.xls</w:t>
            </w:r>
          </w:p>
        </w:tc>
      </w:tr>
      <w:tr xmlns:wp14="http://schemas.microsoft.com/office/word/2010/wordml" w:rsidTr="0D7AA109" w14:paraId="3286B20B" wp14:textId="77777777">
        <w:trPr/>
        <w:tc>
          <w:tcPr>
            <w:tcW w:w="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3461D779" wp14:textId="77777777">
            <w:pPr>
              <w:pStyle w:val="Heading1"/>
              <w:numPr>
                <w:ilvl w:val="0"/>
                <w:numId w:val="3"/>
              </w:numPr>
              <w:rPr>
                <w:rFonts w:ascii="Arial" w:hAnsi="Arial"/>
                <w:b w:val="false"/>
              </w:rPr>
            </w:pPr>
            <w:r>
              <w:rPr>
                <w:rFonts w:ascii="Arial" w:hAnsi="Arial"/>
                <w:b w:val="false"/>
              </w:rPr>
            </w:r>
          </w:p>
        </w:tc>
        <w:tc>
          <w:tcPr>
            <w:tcW w:w="39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148F5F2C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Have the interfaces descriptions been clearly identified?</w:t>
            </w:r>
          </w:p>
        </w:tc>
        <w:tc>
          <w:tcPr>
            <w:tcW w:w="12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1EC74E47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Y</w:t>
            </w:r>
          </w:p>
        </w:tc>
        <w:tc>
          <w:tcPr>
            <w:tcW w:w="34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070ED125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Interface description is shown in terms of class diagram under section 6 (design overview) of HLD document.</w:t>
            </w:r>
          </w:p>
        </w:tc>
      </w:tr>
      <w:tr xmlns:wp14="http://schemas.microsoft.com/office/word/2010/wordml" w:rsidTr="0D7AA109" w14:paraId="04AE7B60" wp14:textId="77777777">
        <w:trPr/>
        <w:tc>
          <w:tcPr>
            <w:tcW w:w="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3CF2D8B6" wp14:textId="77777777">
            <w:pPr>
              <w:pStyle w:val="Heading1"/>
              <w:numPr>
                <w:ilvl w:val="0"/>
                <w:numId w:val="3"/>
              </w:numPr>
              <w:rPr>
                <w:rFonts w:ascii="Arial" w:hAnsi="Arial"/>
                <w:b w:val="false"/>
              </w:rPr>
            </w:pPr>
            <w:r>
              <w:rPr>
                <w:rFonts w:ascii="Arial" w:hAnsi="Arial"/>
                <w:b w:val="false"/>
              </w:rPr>
            </w:r>
          </w:p>
        </w:tc>
        <w:tc>
          <w:tcPr>
            <w:tcW w:w="39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1FCB78E2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Has it been ensured that there is low coupling and high cohesion for the modules?</w:t>
            </w:r>
          </w:p>
          <w:p w14:paraId="2794E1CD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(Applicable to structured design only)</w:t>
            </w:r>
          </w:p>
        </w:tc>
        <w:tc>
          <w:tcPr>
            <w:tcW w:w="12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4CA92638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Y</w:t>
            </w:r>
          </w:p>
        </w:tc>
        <w:tc>
          <w:tcPr>
            <w:tcW w:w="34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6BE97484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Unless and until required , the kind of relationship between classes is association, this ensures low coupling and high cohesion</w:t>
            </w:r>
          </w:p>
        </w:tc>
      </w:tr>
      <w:tr xmlns:wp14="http://schemas.microsoft.com/office/word/2010/wordml" w:rsidTr="0D7AA109" w14:paraId="55ECA315" wp14:textId="77777777">
        <w:trPr/>
        <w:tc>
          <w:tcPr>
            <w:tcW w:w="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0FB78278" wp14:textId="77777777">
            <w:pPr>
              <w:pStyle w:val="Normal"/>
              <w:numPr>
                <w:ilvl w:val="0"/>
                <w:numId w:val="3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9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023F2852" wp14:textId="77777777">
            <w:pPr>
              <w:pStyle w:val="Index1"/>
              <w:rPr/>
            </w:pPr>
            <w:r>
              <w:rPr/>
              <w:t>Have the communication protocols between the various subsystems been identified? (If applicable)</w:t>
            </w:r>
          </w:p>
        </w:tc>
        <w:tc>
          <w:tcPr>
            <w:tcW w:w="12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27316406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NA</w:t>
            </w:r>
          </w:p>
        </w:tc>
        <w:tc>
          <w:tcPr>
            <w:tcW w:w="34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20D21F6D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There are no subsystems used. Communication protocols are required.</w:t>
            </w:r>
          </w:p>
        </w:tc>
      </w:tr>
      <w:tr xmlns:wp14="http://schemas.microsoft.com/office/word/2010/wordml" w:rsidTr="0D7AA109" w14:paraId="4A040D0A" wp14:textId="77777777">
        <w:trPr/>
        <w:tc>
          <w:tcPr>
            <w:tcW w:w="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1FC39945" wp14:textId="77777777">
            <w:pPr>
              <w:pStyle w:val="Normal"/>
              <w:numPr>
                <w:ilvl w:val="0"/>
                <w:numId w:val="3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9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700CC9E7" wp14:textId="77777777">
            <w:pPr>
              <w:pStyle w:val="Index1"/>
              <w:rPr/>
            </w:pPr>
            <w:r>
              <w:rPr/>
              <w:t>Has an evaluation of make, buy or reuse been done as per DAR Process?</w:t>
            </w:r>
          </w:p>
        </w:tc>
        <w:tc>
          <w:tcPr>
            <w:tcW w:w="12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58D527FB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NA</w:t>
            </w:r>
          </w:p>
        </w:tc>
        <w:tc>
          <w:tcPr>
            <w:tcW w:w="34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6613C7D8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------------------</w:t>
            </w:r>
          </w:p>
        </w:tc>
      </w:tr>
      <w:tr xmlns:wp14="http://schemas.microsoft.com/office/word/2010/wordml" w:rsidTr="0D7AA109" w14:paraId="798A3690" wp14:textId="77777777">
        <w:trPr/>
        <w:tc>
          <w:tcPr>
            <w:tcW w:w="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0562CB0E" wp14:textId="77777777">
            <w:pPr>
              <w:pStyle w:val="Heading1"/>
              <w:numPr>
                <w:ilvl w:val="0"/>
                <w:numId w:val="3"/>
              </w:numPr>
              <w:rPr>
                <w:rFonts w:ascii="Arial" w:hAnsi="Arial"/>
                <w:b w:val="false"/>
              </w:rPr>
            </w:pPr>
            <w:r>
              <w:rPr>
                <w:rFonts w:ascii="Arial" w:hAnsi="Arial"/>
                <w:b w:val="false"/>
              </w:rPr>
            </w:r>
          </w:p>
        </w:tc>
        <w:tc>
          <w:tcPr>
            <w:tcW w:w="39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355014CB" wp14:textId="77777777">
            <w:pPr>
              <w:pStyle w:val="Normal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>Are software libraries being maintained and used?</w:t>
            </w:r>
          </w:p>
        </w:tc>
        <w:tc>
          <w:tcPr>
            <w:tcW w:w="12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39818827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NA</w:t>
            </w:r>
          </w:p>
        </w:tc>
        <w:tc>
          <w:tcPr>
            <w:tcW w:w="34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7F6CCAE2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We are yet to begin with the implementation.</w:t>
            </w:r>
          </w:p>
        </w:tc>
      </w:tr>
      <w:tr xmlns:wp14="http://schemas.microsoft.com/office/word/2010/wordml" w:rsidTr="0D7AA109" w14:paraId="6CB732EC" wp14:textId="77777777">
        <w:trPr/>
        <w:tc>
          <w:tcPr>
            <w:tcW w:w="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34CE0A41" wp14:textId="77777777">
            <w:pPr>
              <w:pStyle w:val="Normal"/>
              <w:numPr>
                <w:ilvl w:val="0"/>
                <w:numId w:val="3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9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24B15F1C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Are coding rules and conventions documented?</w:t>
            </w:r>
          </w:p>
          <w:p w14:paraId="06209BF7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(reference to the concerned documents)</w:t>
            </w:r>
          </w:p>
        </w:tc>
        <w:tc>
          <w:tcPr>
            <w:tcW w:w="12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350C21BE" wp14:textId="77777777">
            <w:pPr>
              <w:pStyle w:val="Indexheading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</w:t>
            </w:r>
          </w:p>
        </w:tc>
        <w:tc>
          <w:tcPr>
            <w:tcW w:w="34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5CBE87A5" wp14:textId="77777777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-------------------</w:t>
            </w:r>
          </w:p>
        </w:tc>
      </w:tr>
      <w:tr xmlns:wp14="http://schemas.microsoft.com/office/word/2010/wordml" w:rsidTr="0D7AA109" w14:paraId="524F1A81" wp14:textId="77777777">
        <w:trPr/>
        <w:tc>
          <w:tcPr>
            <w:tcW w:w="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62EBF3C5" wp14:textId="77777777">
            <w:pPr>
              <w:pStyle w:val="Normal"/>
              <w:numPr>
                <w:ilvl w:val="0"/>
                <w:numId w:val="3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9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11FDCBC1" wp14:textId="77777777">
            <w:pPr>
              <w:pStyle w:val="Index1"/>
              <w:rPr/>
            </w:pPr>
            <w:r>
              <w:rPr/>
              <w:t>Has the user interface design been defined and documented?</w:t>
            </w:r>
          </w:p>
          <w:p w14:paraId="08F1699B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(Applicable only if human interface is present)</w:t>
            </w:r>
          </w:p>
        </w:tc>
        <w:tc>
          <w:tcPr>
            <w:tcW w:w="12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5C27A0D9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Y</w:t>
            </w:r>
          </w:p>
        </w:tc>
        <w:tc>
          <w:tcPr>
            <w:tcW w:w="34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42D4E693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An early design of the user interface has been documented under section 2.3 of SRS document. Section 8.1 under the HLD document provides the analysis behind this design</w:t>
            </w:r>
          </w:p>
        </w:tc>
      </w:tr>
      <w:tr xmlns:wp14="http://schemas.microsoft.com/office/word/2010/wordml" w:rsidTr="0D7AA109" w14:paraId="327C46E3" wp14:textId="77777777">
        <w:trPr/>
        <w:tc>
          <w:tcPr>
            <w:tcW w:w="5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6D98A12B" wp14:textId="77777777">
            <w:pPr>
              <w:pStyle w:val="Normal"/>
              <w:numPr>
                <w:ilvl w:val="0"/>
                <w:numId w:val="3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9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3BE9F19F" wp14:textId="77777777">
            <w:pPr>
              <w:pStyle w:val="Index5"/>
              <w:ind w:left="0"/>
              <w:rPr>
                <w:rFonts w:ascii="Arial" w:hAnsi="Arial"/>
              </w:rPr>
            </w:pPr>
            <w:r>
              <w:rPr>
                <w:rFonts w:ascii="Arial" w:hAnsi="Arial"/>
              </w:rPr>
              <w:t>Has ease of installation been taken into consideration in the design?</w:t>
            </w:r>
          </w:p>
          <w:p w14:paraId="3C87A0F2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(Applicable only to s/w products for which multiple installations are desired)</w:t>
            </w:r>
          </w:p>
        </w:tc>
        <w:tc>
          <w:tcPr>
            <w:tcW w:w="127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13F9A875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</w:t>
            </w:r>
          </w:p>
        </w:tc>
        <w:tc>
          <w:tcPr>
            <w:tcW w:w="34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0D7AA109" w14:paraId="256AB54E" wp14:textId="53756F21">
            <w:pPr>
              <w:pStyle w:val="Normal"/>
              <w:rPr>
                <w:rFonts w:ascii="Arial" w:hAnsi="Arial"/>
              </w:rPr>
            </w:pPr>
            <w:r w:rsidRPr="0D7AA109" w:rsidR="0D7AA109">
              <w:rPr>
                <w:rFonts w:ascii="Arial" w:hAnsi="Arial"/>
              </w:rPr>
              <w:t>This is only a mock project and hence such advanced considerations have not been taken into account.</w:t>
            </w:r>
          </w:p>
          <w:p w:rsidP="0D7AA109" w14:paraId="6E6E88D5" wp14:textId="4D3ABB41">
            <w:pPr>
              <w:pStyle w:val="Normal"/>
              <w:rPr>
                <w:rFonts w:ascii="Arial" w:hAnsi="Arial"/>
              </w:rPr>
            </w:pPr>
          </w:p>
          <w:p w:rsidP="0D7AA109" w14:paraId="222BDCAC" wp14:textId="58F6953C">
            <w:pPr>
              <w:pStyle w:val="Normal"/>
              <w:rPr>
                <w:rFonts w:ascii="Arial" w:hAnsi="Arial"/>
              </w:rPr>
            </w:pPr>
          </w:p>
          <w:p w:rsidP="0D7AA109" w14:paraId="5C936FD9" wp14:textId="5ED38A0E">
            <w:pPr>
              <w:pStyle w:val="Normal"/>
              <w:rPr>
                <w:rFonts w:ascii="Arial" w:hAnsi="Arial"/>
              </w:rPr>
            </w:pPr>
          </w:p>
          <w:p w:rsidP="0D7AA109" w14:paraId="6382F2B8" wp14:textId="1FE127B6">
            <w:pPr>
              <w:pStyle w:val="Normal"/>
              <w:rPr>
                <w:rFonts w:ascii="Arial" w:hAnsi="Arial"/>
              </w:rPr>
            </w:pPr>
          </w:p>
          <w:p w14:paraId="2EE0F97E" wp14:textId="2775DBDF">
            <w:pPr>
              <w:pStyle w:val="Normal"/>
              <w:rPr>
                <w:rFonts w:ascii="Arial" w:hAnsi="Arial"/>
              </w:rPr>
            </w:pPr>
          </w:p>
        </w:tc>
      </w:tr>
    </w:tbl>
    <w:p xmlns:wp14="http://schemas.microsoft.com/office/word/2010/wordml" w14:paraId="2946DB82" wp14:textId="77777777"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tbl>
      <w:tblPr>
        <w:tblW w:w="927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4111"/>
        <w:gridCol w:w="1275"/>
        <w:gridCol w:w="3237"/>
      </w:tblGrid>
      <w:tr xmlns:wp14="http://schemas.microsoft.com/office/word/2010/wordml" w14:paraId="5B4881FC" wp14:textId="77777777">
        <w:trPr/>
        <w:tc>
          <w:tcPr>
            <w:tcW w:w="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8D8D8"/>
          </w:tcPr>
          <w:p w14:paraId="5997CC1D" wp14:textId="77777777">
            <w:pPr>
              <w:pStyle w:val="Heading1"/>
              <w:rPr>
                <w:rFonts w:ascii="Arial" w:hAnsi="Arial"/>
                <w:b w:val="false"/>
              </w:rPr>
            </w:pPr>
            <w:r>
              <w:rPr>
                <w:rFonts w:ascii="Arial" w:hAnsi="Arial"/>
                <w:b w:val="false"/>
              </w:rPr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8D8D8"/>
          </w:tcPr>
          <w:p w14:paraId="624D1DD1" wp14:textId="77777777">
            <w:pPr>
              <w:pStyle w:val="Heading1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Applicable to LLD 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8D8D8"/>
          </w:tcPr>
          <w:p w14:paraId="110FFD37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8D8D8"/>
          </w:tcPr>
          <w:p w14:paraId="6B699379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 xmlns:wp14="http://schemas.microsoft.com/office/word/2010/wordml" w14:paraId="08D5739A" wp14:textId="77777777">
        <w:trPr/>
        <w:tc>
          <w:tcPr>
            <w:tcW w:w="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E9F23F" wp14:textId="77777777">
            <w:pPr>
              <w:pStyle w:val="Normal"/>
              <w:numPr>
                <w:ilvl w:val="0"/>
                <w:numId w:val="3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9D00A5" wp14:textId="77777777">
            <w:pPr>
              <w:pStyle w:val="Index5"/>
              <w:ind w:left="0"/>
              <w:rPr>
                <w:rFonts w:ascii="Arial" w:hAnsi="Arial"/>
              </w:rPr>
            </w:pPr>
            <w:r>
              <w:rPr>
                <w:rFonts w:ascii="Arial" w:hAnsi="Arial"/>
              </w:rPr>
              <w:t>Has the LLD template (corresponding to the design process) been used?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F83450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Y</w:t>
            </w:r>
          </w:p>
        </w:tc>
        <w:tc>
          <w:tcPr>
            <w:tcW w:w="3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4673C5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The LLD template used is in accordance to the RBIN standards.</w:t>
            </w:r>
          </w:p>
        </w:tc>
      </w:tr>
      <w:tr xmlns:wp14="http://schemas.microsoft.com/office/word/2010/wordml" w14:paraId="5971C403" wp14:textId="77777777">
        <w:trPr/>
        <w:tc>
          <w:tcPr>
            <w:tcW w:w="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72F646" wp14:textId="77777777">
            <w:pPr>
              <w:pStyle w:val="Heading1"/>
              <w:numPr>
                <w:ilvl w:val="0"/>
                <w:numId w:val="3"/>
              </w:numPr>
              <w:rPr>
                <w:rFonts w:ascii="Arial" w:hAnsi="Arial"/>
                <w:b w:val="false"/>
              </w:rPr>
            </w:pPr>
            <w:r>
              <w:rPr>
                <w:rFonts w:ascii="Arial" w:hAnsi="Arial"/>
                <w:b w:val="false"/>
              </w:rPr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58B9C5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Is there Traceability from LLD to the HLD? Does this also address product quality characteristics?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7E1C5B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Y</w:t>
            </w:r>
          </w:p>
        </w:tc>
        <w:tc>
          <w:tcPr>
            <w:tcW w:w="3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034FB1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The HLD classes have been mapped to appropriate methods in LLD.</w:t>
            </w:r>
          </w:p>
        </w:tc>
      </w:tr>
      <w:tr xmlns:wp14="http://schemas.microsoft.com/office/word/2010/wordml" w14:paraId="443228E2" wp14:textId="77777777">
        <w:trPr/>
        <w:tc>
          <w:tcPr>
            <w:tcW w:w="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CE6F91" wp14:textId="77777777">
            <w:pPr>
              <w:pStyle w:val="Normal"/>
              <w:numPr>
                <w:ilvl w:val="0"/>
                <w:numId w:val="3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71B693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Have the naming convention and notation used in the design defined and documented? (Give reference to conventions for naming interfaces between modules)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7FA374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Y</w:t>
            </w:r>
          </w:p>
        </w:tc>
        <w:tc>
          <w:tcPr>
            <w:tcW w:w="3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4FD7EC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The functions have been appropriately named according to their functionality. The naming conventions have been documented in section 7 of the LLD document.</w:t>
            </w:r>
          </w:p>
        </w:tc>
      </w:tr>
      <w:tr xmlns:wp14="http://schemas.microsoft.com/office/word/2010/wordml" w14:paraId="08CFFED4" wp14:textId="77777777">
        <w:trPr/>
        <w:tc>
          <w:tcPr>
            <w:tcW w:w="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CDCEAD" wp14:textId="77777777">
            <w:pPr>
              <w:pStyle w:val="Normal"/>
              <w:numPr>
                <w:ilvl w:val="0"/>
                <w:numId w:val="3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198262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Does the definition of the interfaces match with what is specified in the HLD? 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82FCD1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Y</w:t>
            </w:r>
          </w:p>
        </w:tc>
        <w:tc>
          <w:tcPr>
            <w:tcW w:w="3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62F746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The functions/modules of each class have been created according to its description.</w:t>
            </w:r>
          </w:p>
        </w:tc>
      </w:tr>
      <w:tr xmlns:wp14="http://schemas.microsoft.com/office/word/2010/wordml" w14:paraId="05D8562E" wp14:textId="77777777">
        <w:trPr/>
        <w:tc>
          <w:tcPr>
            <w:tcW w:w="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B9E253" wp14:textId="77777777">
            <w:pPr>
              <w:pStyle w:val="Heading1"/>
              <w:numPr>
                <w:ilvl w:val="0"/>
                <w:numId w:val="3"/>
              </w:numPr>
              <w:rPr>
                <w:rFonts w:ascii="Arial" w:hAnsi="Arial"/>
                <w:b w:val="false"/>
              </w:rPr>
            </w:pPr>
            <w:r>
              <w:rPr>
                <w:rFonts w:ascii="Arial" w:hAnsi="Arial"/>
                <w:b w:val="false"/>
              </w:rPr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AC204B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Have timing and resource constraints been considered (if applicable)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75BB48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Y</w:t>
            </w:r>
          </w:p>
        </w:tc>
        <w:tc>
          <w:tcPr>
            <w:tcW w:w="3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DC3491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This has been documented in section 10 of the LLD document.</w:t>
            </w:r>
          </w:p>
        </w:tc>
      </w:tr>
      <w:tr xmlns:wp14="http://schemas.microsoft.com/office/word/2010/wordml" w14:paraId="111B1220" wp14:textId="77777777">
        <w:trPr/>
        <w:tc>
          <w:tcPr>
            <w:tcW w:w="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DE523C" wp14:textId="77777777">
            <w:pPr>
              <w:pStyle w:val="Normal"/>
              <w:numPr>
                <w:ilvl w:val="0"/>
                <w:numId w:val="3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CB341E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Have alternate solutions been explored, if applicable?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57B6BD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</w:t>
            </w:r>
          </w:p>
        </w:tc>
        <w:tc>
          <w:tcPr>
            <w:tcW w:w="3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D83A7C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We have not considered any alternatives since this is a mock project.</w:t>
            </w:r>
          </w:p>
        </w:tc>
      </w:tr>
    </w:tbl>
    <w:p xmlns:wp14="http://schemas.microsoft.com/office/word/2010/wordml" w14:paraId="52E56223" wp14:textId="77777777">
      <w:pPr>
        <w:pStyle w:val="Normal"/>
        <w:rPr>
          <w:rFonts w:ascii="Arial" w:hAnsi="Arial"/>
          <w:b/>
        </w:rPr>
      </w:pPr>
      <w:r>
        <w:rPr>
          <w:rFonts w:ascii="Arial" w:hAnsi="Arial"/>
          <w:b/>
        </w:rPr>
      </w:r>
    </w:p>
    <w:p xmlns:wp14="http://schemas.microsoft.com/office/word/2010/wordml" w14:paraId="07547A01" wp14:textId="77777777">
      <w:pPr>
        <w:pStyle w:val="Normal"/>
        <w:rPr>
          <w:rFonts w:ascii="Arial" w:hAnsi="Arial"/>
          <w:b/>
        </w:rPr>
      </w:pPr>
      <w:r>
        <w:rPr>
          <w:rFonts w:ascii="Arial" w:hAnsi="Arial"/>
          <w:b/>
        </w:rPr>
      </w:r>
    </w:p>
    <w:p xmlns:wp14="http://schemas.microsoft.com/office/word/2010/wordml" w14:paraId="5043CB0F" wp14:textId="77777777">
      <w:pPr>
        <w:pStyle w:val="Normal"/>
        <w:rPr>
          <w:rFonts w:ascii="Arial" w:hAnsi="Arial"/>
          <w:b/>
        </w:rPr>
      </w:pPr>
      <w:r>
        <w:rPr>
          <w:rFonts w:ascii="Arial" w:hAnsi="Arial"/>
          <w:b/>
        </w:rPr>
      </w:r>
    </w:p>
    <w:tbl>
      <w:tblPr>
        <w:tblW w:w="937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4110"/>
        <w:gridCol w:w="1277"/>
        <w:gridCol w:w="3458"/>
      </w:tblGrid>
      <w:tr xmlns:wp14="http://schemas.microsoft.com/office/word/2010/wordml" w14:paraId="2A182D67" wp14:textId="77777777">
        <w:trPr/>
        <w:tc>
          <w:tcPr>
            <w:tcW w:w="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8D8D8"/>
          </w:tcPr>
          <w:p w14:paraId="07459315" wp14:textId="77777777">
            <w:pPr>
              <w:pStyle w:val="Heading1"/>
              <w:rPr>
                <w:rFonts w:ascii="Arial" w:hAnsi="Arial"/>
                <w:b w:val="false"/>
              </w:rPr>
            </w:pPr>
            <w:r>
              <w:rPr>
                <w:rFonts w:ascii="Arial" w:hAnsi="Arial"/>
                <w:b w:val="false"/>
              </w:rPr>
            </w:r>
          </w:p>
        </w:tc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8D8D8"/>
          </w:tcPr>
          <w:p w14:paraId="3D51471D" wp14:textId="77777777">
            <w:pPr>
              <w:pStyle w:val="Heading1"/>
              <w:rPr>
                <w:rFonts w:ascii="Arial" w:hAnsi="Arial"/>
              </w:rPr>
            </w:pPr>
            <w:r>
              <w:rPr>
                <w:rFonts w:ascii="Arial" w:hAnsi="Arial"/>
              </w:rPr>
              <w:t>Applicable to both HLD and LLD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8D8D8"/>
          </w:tcPr>
          <w:p w14:paraId="6537F28F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D8D8D8"/>
          </w:tcPr>
          <w:p w14:paraId="6DFB9E20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 xmlns:wp14="http://schemas.microsoft.com/office/word/2010/wordml" w14:paraId="259085FC" wp14:textId="77777777">
        <w:trPr/>
        <w:tc>
          <w:tcPr>
            <w:tcW w:w="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DF9E56" wp14:textId="77777777">
            <w:pPr>
              <w:pStyle w:val="Normal"/>
              <w:numPr>
                <w:ilvl w:val="0"/>
                <w:numId w:val="3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708740" wp14:textId="77777777">
            <w:pPr>
              <w:pStyle w:val="Index5"/>
              <w:ind w:left="72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Have the software product quality characteristics (as specified in Requirement specification, if requirements phase is applicable) applicable to the project team defined and quantified appropriately? </w:t>
            </w:r>
          </w:p>
          <w:p w14:paraId="62552044" wp14:textId="77777777">
            <w:pPr>
              <w:pStyle w:val="Normal"/>
              <w:ind w:left="72"/>
              <w:rPr>
                <w:rFonts w:ascii="Arial" w:hAnsi="Arial"/>
                <w:lang w:val="en-GB"/>
              </w:rPr>
            </w:pPr>
            <w:r>
              <w:rPr>
                <w:rFonts w:ascii="Arial" w:hAnsi="Arial"/>
              </w:rPr>
              <w:t>(e.g.:   Functionality, Reliability, Usability, Efficiency, Maintainability, Portability etc.)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412E64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NA</w:t>
            </w:r>
          </w:p>
        </w:tc>
        <w:tc>
          <w:tcPr>
            <w:tcW w:w="3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ED8674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As of now we have not considered the non functional requirements. This will be done during the implementation stage.</w:t>
            </w:r>
          </w:p>
        </w:tc>
      </w:tr>
      <w:tr xmlns:wp14="http://schemas.microsoft.com/office/word/2010/wordml" w14:paraId="70543C36" wp14:textId="77777777">
        <w:trPr/>
        <w:tc>
          <w:tcPr>
            <w:tcW w:w="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E871BC" wp14:textId="77777777">
            <w:pPr>
              <w:pStyle w:val="Normal"/>
              <w:numPr>
                <w:ilvl w:val="0"/>
                <w:numId w:val="3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6AE7C1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Has the design feasibility been ascertained?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CF56C" wp14:textId="77777777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NA</w:t>
            </w:r>
          </w:p>
        </w:tc>
        <w:tc>
          <w:tcPr>
            <w:tcW w:w="3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437746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This is a mock project .Only simulation is to be achieved. The application is not to be deployed.</w:t>
            </w:r>
          </w:p>
        </w:tc>
      </w:tr>
      <w:tr xmlns:wp14="http://schemas.microsoft.com/office/word/2010/wordml" w14:paraId="3A8C25BB" wp14:textId="77777777">
        <w:trPr/>
        <w:tc>
          <w:tcPr>
            <w:tcW w:w="533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144A5D23" wp14:textId="77777777">
            <w:pPr>
              <w:pStyle w:val="Normal"/>
              <w:numPr>
                <w:ilvl w:val="0"/>
                <w:numId w:val="3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11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65724BC7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If diagrammatic representations (like DFD, ERD, UML etc.) have been used in the document, have the specified conventions been followed?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77FEBA5C" wp14:textId="77777777">
            <w:pPr>
              <w:pStyle w:val="Normal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Y</w:t>
            </w:r>
          </w:p>
        </w:tc>
        <w:tc>
          <w:tcPr>
            <w:tcW w:w="3458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5822945C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The UML standards for class diagram and sequence diagram have been followed.</w:t>
            </w:r>
          </w:p>
        </w:tc>
      </w:tr>
      <w:tr xmlns:wp14="http://schemas.microsoft.com/office/word/2010/wordml" w14:paraId="42C12F6D" wp14:textId="77777777">
        <w:trPr/>
        <w:tc>
          <w:tcPr>
            <w:tcW w:w="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8610EB" wp14:textId="77777777">
            <w:pPr>
              <w:pStyle w:val="Normal"/>
              <w:numPr>
                <w:ilvl w:val="0"/>
                <w:numId w:val="3"/>
              </w:numPr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43BF3F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Have additional hardware and software requirements been taken into consideration?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636174" wp14:textId="77777777">
            <w:pPr>
              <w:pStyle w:val="Indexheading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Y</w:t>
            </w:r>
          </w:p>
        </w:tc>
        <w:tc>
          <w:tcPr>
            <w:tcW w:w="3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165D2E" wp14:textId="77777777"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</w:rPr>
              <w:t>Documented in section 9 of the LLD document.</w:t>
            </w:r>
          </w:p>
        </w:tc>
      </w:tr>
    </w:tbl>
    <w:p xmlns:wp14="http://schemas.microsoft.com/office/word/2010/wordml" w14:paraId="637805D2" wp14:textId="77777777"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 xmlns:wp14="http://schemas.microsoft.com/office/word/2010/wordml" w14:paraId="463F29E8" wp14:textId="77777777">
      <w:pPr>
        <w:pStyle w:val="Indexheading"/>
        <w:rPr/>
      </w:pPr>
      <w:r>
        <w:rPr/>
      </w:r>
    </w:p>
    <w:p xmlns:wp14="http://schemas.microsoft.com/office/word/2010/wordml" w14:paraId="49A0A2AD" wp14:textId="77777777">
      <w:pPr>
        <w:pStyle w:val="Normal"/>
        <w:rPr>
          <w:rFonts w:ascii="Arial" w:hAnsi="Arial" w:cs="Arial"/>
        </w:rPr>
      </w:pPr>
      <w:r>
        <w:rPr>
          <w:rFonts w:ascii="Arial" w:hAnsi="Arial" w:cs="Arial"/>
          <w:b/>
        </w:rPr>
        <w:t>Note</w:t>
      </w:r>
      <w:r>
        <w:rPr>
          <w:rFonts w:ascii="Arial" w:hAnsi="Arial" w:cs="Arial"/>
        </w:rPr>
        <w:t xml:space="preserve">: If your design involves GUI, also Refer Checklist for GUI Design </w:t>
      </w:r>
    </w:p>
    <w:p xmlns:wp14="http://schemas.microsoft.com/office/word/2010/wordml" w14:paraId="7516A1D9" wp14:textId="77777777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 xml:space="preserve">Abbreviations </w:t>
      </w:r>
    </w:p>
    <w:p xmlns:wp14="http://schemas.microsoft.com/office/word/2010/wordml" w14:paraId="3B7B4B86" wp14:textId="77777777"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 xmlns:wp14="http://schemas.microsoft.com/office/word/2010/wordml" w14:paraId="5282BB44" wp14:textId="77777777">
      <w:pPr>
        <w:pStyle w:val="Normal"/>
        <w:rPr>
          <w:rFonts w:ascii="Arial" w:hAnsi="Arial"/>
          <w:lang w:val="en-GB"/>
        </w:rPr>
      </w:pPr>
      <w:r>
        <w:rPr>
          <w:rFonts w:ascii="Arial" w:hAnsi="Arial"/>
          <w:lang w:val="en-GB"/>
        </w:rPr>
        <w:t>RBIN</w:t>
      </w:r>
      <w:r>
        <w:rPr>
          <w:rFonts w:ascii="Arial" w:hAnsi="Arial"/>
          <w:lang w:val="en-GB"/>
        </w:rPr>
        <w:tab/>
      </w:r>
      <w:r>
        <w:rPr>
          <w:rFonts w:ascii="Arial" w:hAnsi="Arial"/>
          <w:b/>
          <w:lang w:val="en-GB"/>
        </w:rPr>
        <w:tab/>
      </w:r>
      <w:r>
        <w:rPr>
          <w:rFonts w:ascii="Arial" w:hAnsi="Arial"/>
          <w:b/>
          <w:lang w:val="en-GB"/>
        </w:rPr>
        <w:t>R</w:t>
      </w:r>
      <w:r>
        <w:rPr>
          <w:rFonts w:ascii="Arial" w:hAnsi="Arial"/>
          <w:lang w:val="en-GB"/>
        </w:rPr>
        <w:t xml:space="preserve">obert </w:t>
      </w:r>
      <w:r>
        <w:rPr>
          <w:rFonts w:ascii="Arial" w:hAnsi="Arial"/>
          <w:b/>
          <w:lang w:val="en-GB"/>
        </w:rPr>
        <w:t>B</w:t>
      </w:r>
      <w:r>
        <w:rPr>
          <w:rFonts w:ascii="Arial" w:hAnsi="Arial"/>
          <w:lang w:val="en-GB"/>
        </w:rPr>
        <w:t xml:space="preserve">osch </w:t>
      </w:r>
      <w:r>
        <w:rPr>
          <w:rFonts w:ascii="Arial" w:hAnsi="Arial"/>
          <w:b/>
          <w:lang w:val="en-GB"/>
        </w:rPr>
        <w:t>In</w:t>
      </w:r>
      <w:r>
        <w:rPr>
          <w:rFonts w:ascii="Arial" w:hAnsi="Arial"/>
          <w:lang w:val="en-GB"/>
        </w:rPr>
        <w:t>dia Limited</w:t>
      </w:r>
    </w:p>
    <w:p xmlns:wp14="http://schemas.microsoft.com/office/word/2010/wordml" w14:paraId="5C1EE4E4" wp14:textId="77777777">
      <w:pPr>
        <w:pStyle w:val="Normal"/>
        <w:rPr>
          <w:rFonts w:ascii="Arial" w:hAnsi="Arial"/>
          <w:lang w:val="en-GB"/>
        </w:rPr>
      </w:pPr>
      <w:r>
        <w:rPr>
          <w:rFonts w:ascii="Arial" w:hAnsi="Arial"/>
          <w:lang w:val="en-GB"/>
        </w:rPr>
        <w:t>DFD</w:t>
      </w:r>
      <w:r>
        <w:rPr>
          <w:rFonts w:ascii="Arial" w:hAnsi="Arial"/>
          <w:lang w:val="en-GB"/>
        </w:rPr>
        <w:tab/>
      </w:r>
      <w:r>
        <w:rPr>
          <w:rFonts w:ascii="Arial" w:hAnsi="Arial"/>
          <w:b/>
          <w:lang w:val="en-GB"/>
        </w:rPr>
        <w:tab/>
      </w:r>
      <w:r>
        <w:rPr>
          <w:rFonts w:ascii="Arial" w:hAnsi="Arial"/>
          <w:b/>
          <w:lang w:val="en-GB"/>
        </w:rPr>
        <w:t>D</w:t>
      </w:r>
      <w:r>
        <w:rPr>
          <w:rFonts w:ascii="Arial" w:hAnsi="Arial"/>
          <w:lang w:val="en-GB"/>
        </w:rPr>
        <w:t xml:space="preserve">ata </w:t>
      </w:r>
      <w:r>
        <w:rPr>
          <w:rFonts w:ascii="Arial" w:hAnsi="Arial"/>
          <w:b/>
          <w:lang w:val="en-GB"/>
        </w:rPr>
        <w:t>F</w:t>
      </w:r>
      <w:r>
        <w:rPr>
          <w:rFonts w:ascii="Arial" w:hAnsi="Arial"/>
          <w:lang w:val="en-GB"/>
        </w:rPr>
        <w:t xml:space="preserve">low </w:t>
      </w:r>
      <w:r>
        <w:rPr>
          <w:rFonts w:ascii="Arial" w:hAnsi="Arial"/>
          <w:b/>
          <w:lang w:val="en-GB"/>
        </w:rPr>
        <w:t>D</w:t>
      </w:r>
      <w:r>
        <w:rPr>
          <w:rFonts w:ascii="Arial" w:hAnsi="Arial"/>
          <w:lang w:val="en-GB"/>
        </w:rPr>
        <w:t>iagram</w:t>
      </w:r>
    </w:p>
    <w:p xmlns:wp14="http://schemas.microsoft.com/office/word/2010/wordml" w14:paraId="5CF7FBD1" wp14:textId="77777777">
      <w:pPr>
        <w:pStyle w:val="Normal"/>
        <w:rPr>
          <w:rFonts w:ascii="Arial" w:hAnsi="Arial"/>
          <w:lang w:val="en-GB"/>
        </w:rPr>
      </w:pPr>
      <w:r>
        <w:rPr>
          <w:rFonts w:ascii="Arial" w:hAnsi="Arial"/>
          <w:lang w:val="en-GB"/>
        </w:rPr>
        <w:t>ERD</w:t>
      </w:r>
      <w:r>
        <w:rPr>
          <w:rFonts w:ascii="Arial" w:hAnsi="Arial"/>
          <w:lang w:val="en-GB"/>
        </w:rPr>
        <w:tab/>
      </w:r>
      <w:r>
        <w:rPr>
          <w:rFonts w:ascii="Arial" w:hAnsi="Arial"/>
          <w:b/>
          <w:lang w:val="en-GB"/>
        </w:rPr>
        <w:tab/>
      </w:r>
      <w:r>
        <w:rPr>
          <w:rFonts w:ascii="Arial" w:hAnsi="Arial"/>
          <w:b/>
          <w:lang w:val="en-GB"/>
        </w:rPr>
        <w:t>E</w:t>
      </w:r>
      <w:r>
        <w:rPr>
          <w:rFonts w:ascii="Arial" w:hAnsi="Arial"/>
          <w:lang w:val="en-GB"/>
        </w:rPr>
        <w:t xml:space="preserve">ntity </w:t>
      </w:r>
      <w:r>
        <w:rPr>
          <w:rFonts w:ascii="Arial" w:hAnsi="Arial"/>
          <w:b/>
          <w:lang w:val="en-GB"/>
        </w:rPr>
        <w:t>R</w:t>
      </w:r>
      <w:r>
        <w:rPr>
          <w:rFonts w:ascii="Arial" w:hAnsi="Arial"/>
          <w:lang w:val="en-GB"/>
        </w:rPr>
        <w:t xml:space="preserve">elationship </w:t>
      </w:r>
      <w:r>
        <w:rPr>
          <w:rFonts w:ascii="Arial" w:hAnsi="Arial"/>
          <w:b/>
          <w:lang w:val="en-GB"/>
        </w:rPr>
        <w:t>D</w:t>
      </w:r>
      <w:r>
        <w:rPr>
          <w:rFonts w:ascii="Arial" w:hAnsi="Arial"/>
          <w:lang w:val="en-GB"/>
        </w:rPr>
        <w:t>iagram</w:t>
      </w:r>
    </w:p>
    <w:p xmlns:wp14="http://schemas.microsoft.com/office/word/2010/wordml" w14:paraId="3E6B0BC5" wp14:textId="77777777">
      <w:pPr>
        <w:pStyle w:val="Normal"/>
        <w:rPr>
          <w:rFonts w:ascii="Arial" w:hAnsi="Arial"/>
          <w:b/>
          <w:lang w:val="en-GB"/>
        </w:rPr>
      </w:pPr>
      <w:r>
        <w:rPr>
          <w:rFonts w:ascii="Arial" w:hAnsi="Arial"/>
          <w:lang w:val="en-GB"/>
        </w:rPr>
        <w:t>FHD</w:t>
      </w:r>
      <w:r>
        <w:rPr>
          <w:rFonts w:ascii="Arial" w:hAnsi="Arial"/>
          <w:lang w:val="en-GB"/>
        </w:rPr>
        <w:tab/>
      </w:r>
      <w:r>
        <w:rPr>
          <w:rFonts w:ascii="Arial" w:hAnsi="Arial"/>
          <w:b/>
          <w:lang w:val="en-GB"/>
        </w:rPr>
        <w:tab/>
      </w:r>
      <w:r>
        <w:rPr>
          <w:rFonts w:ascii="Arial" w:hAnsi="Arial"/>
          <w:b/>
          <w:lang w:val="en-GB"/>
        </w:rPr>
        <w:t>F</w:t>
      </w:r>
      <w:r>
        <w:rPr>
          <w:rFonts w:ascii="Arial" w:hAnsi="Arial"/>
          <w:lang w:val="en-GB"/>
        </w:rPr>
        <w:t>unction</w:t>
      </w:r>
      <w:r>
        <w:rPr>
          <w:rFonts w:ascii="Arial" w:hAnsi="Arial"/>
          <w:b/>
          <w:lang w:val="en-GB"/>
        </w:rPr>
        <w:t xml:space="preserve"> H</w:t>
      </w:r>
      <w:r>
        <w:rPr>
          <w:rFonts w:ascii="Arial" w:hAnsi="Arial"/>
          <w:lang w:val="en-GB"/>
        </w:rPr>
        <w:t>ierarchy</w:t>
      </w:r>
      <w:r>
        <w:rPr>
          <w:rFonts w:ascii="Arial" w:hAnsi="Arial"/>
          <w:b/>
          <w:lang w:val="en-GB"/>
        </w:rPr>
        <w:t xml:space="preserve"> D</w:t>
      </w:r>
      <w:r>
        <w:rPr>
          <w:rFonts w:ascii="Arial" w:hAnsi="Arial"/>
          <w:lang w:val="en-GB"/>
        </w:rPr>
        <w:t>iagram</w:t>
      </w:r>
    </w:p>
    <w:p xmlns:wp14="http://schemas.microsoft.com/office/word/2010/wordml" w14:paraId="3D27B8B6" wp14:textId="77777777">
      <w:pPr>
        <w:pStyle w:val="Normal"/>
        <w:rPr>
          <w:rFonts w:ascii="Arial" w:hAnsi="Arial"/>
          <w:lang w:val="en-GB"/>
        </w:rPr>
      </w:pPr>
      <w:r>
        <w:rPr>
          <w:rFonts w:ascii="Arial" w:hAnsi="Arial"/>
          <w:lang w:val="en-GB"/>
        </w:rPr>
        <w:t>HLD</w:t>
      </w:r>
      <w:r>
        <w:rPr>
          <w:rFonts w:ascii="Arial" w:hAnsi="Arial"/>
          <w:b/>
          <w:lang w:val="en-GB"/>
        </w:rPr>
        <w:tab/>
      </w:r>
      <w:r>
        <w:rPr>
          <w:rFonts w:ascii="Arial" w:hAnsi="Arial"/>
          <w:b/>
          <w:lang w:val="en-GB"/>
        </w:rPr>
        <w:tab/>
      </w:r>
      <w:r>
        <w:rPr>
          <w:rFonts w:ascii="Arial" w:hAnsi="Arial"/>
          <w:b/>
          <w:lang w:val="en-GB"/>
        </w:rPr>
        <w:t>H</w:t>
      </w:r>
      <w:r>
        <w:rPr>
          <w:rFonts w:ascii="Arial" w:hAnsi="Arial"/>
          <w:lang w:val="en-GB"/>
        </w:rPr>
        <w:t xml:space="preserve">igh </w:t>
      </w:r>
      <w:r>
        <w:rPr>
          <w:rFonts w:ascii="Arial" w:hAnsi="Arial"/>
          <w:b/>
          <w:lang w:val="en-GB"/>
        </w:rPr>
        <w:t>L</w:t>
      </w:r>
      <w:r>
        <w:rPr>
          <w:rFonts w:ascii="Arial" w:hAnsi="Arial"/>
          <w:lang w:val="en-GB"/>
        </w:rPr>
        <w:t xml:space="preserve">evel </w:t>
      </w:r>
      <w:r>
        <w:rPr>
          <w:rFonts w:ascii="Arial" w:hAnsi="Arial"/>
          <w:b/>
          <w:lang w:val="en-GB"/>
        </w:rPr>
        <w:t>D</w:t>
      </w:r>
      <w:r>
        <w:rPr>
          <w:rFonts w:ascii="Arial" w:hAnsi="Arial"/>
          <w:lang w:val="en-GB"/>
        </w:rPr>
        <w:t>esign</w:t>
      </w:r>
    </w:p>
    <w:p xmlns:wp14="http://schemas.microsoft.com/office/word/2010/wordml" w14:paraId="327164C4" wp14:textId="77777777">
      <w:pPr>
        <w:pStyle w:val="Normal"/>
        <w:rPr>
          <w:rFonts w:ascii="Arial" w:hAnsi="Arial"/>
          <w:lang w:val="en-GB"/>
        </w:rPr>
      </w:pPr>
      <w:r>
        <w:rPr>
          <w:rFonts w:ascii="Arial" w:hAnsi="Arial"/>
          <w:lang w:val="en-GB"/>
        </w:rPr>
        <w:t>LLD</w:t>
      </w:r>
      <w:r>
        <w:rPr>
          <w:rFonts w:ascii="Arial" w:hAnsi="Arial"/>
          <w:lang w:val="en-GB"/>
        </w:rPr>
        <w:tab/>
      </w:r>
      <w:r>
        <w:rPr>
          <w:rFonts w:ascii="Arial" w:hAnsi="Arial"/>
          <w:b/>
          <w:lang w:val="en-GB"/>
        </w:rPr>
        <w:tab/>
      </w:r>
      <w:r>
        <w:rPr>
          <w:rFonts w:ascii="Arial" w:hAnsi="Arial"/>
          <w:b/>
          <w:lang w:val="en-GB"/>
        </w:rPr>
        <w:t>L</w:t>
      </w:r>
      <w:r>
        <w:rPr>
          <w:rFonts w:ascii="Arial" w:hAnsi="Arial"/>
          <w:lang w:val="en-GB"/>
        </w:rPr>
        <w:t>ow</w:t>
      </w:r>
      <w:r>
        <w:rPr>
          <w:rFonts w:ascii="Arial" w:hAnsi="Arial"/>
          <w:b/>
          <w:lang w:val="en-GB"/>
        </w:rPr>
        <w:t xml:space="preserve"> L</w:t>
      </w:r>
      <w:r>
        <w:rPr>
          <w:rFonts w:ascii="Arial" w:hAnsi="Arial"/>
          <w:lang w:val="en-GB"/>
        </w:rPr>
        <w:t>evel</w:t>
      </w:r>
      <w:r>
        <w:rPr>
          <w:rFonts w:ascii="Arial" w:hAnsi="Arial"/>
          <w:b/>
          <w:lang w:val="en-GB"/>
        </w:rPr>
        <w:t xml:space="preserve"> D</w:t>
      </w:r>
      <w:r>
        <w:rPr>
          <w:rFonts w:ascii="Arial" w:hAnsi="Arial"/>
          <w:lang w:val="en-GB"/>
        </w:rPr>
        <w:t>esign</w:t>
      </w:r>
    </w:p>
    <w:p xmlns:wp14="http://schemas.microsoft.com/office/word/2010/wordml" w14:paraId="37A5AED5" wp14:textId="77777777">
      <w:pPr>
        <w:pStyle w:val="Normal"/>
        <w:rPr>
          <w:rFonts w:ascii="Arial" w:hAnsi="Arial"/>
          <w:lang w:val="en-GB"/>
        </w:rPr>
      </w:pPr>
      <w:r>
        <w:rPr>
          <w:rFonts w:ascii="Arial" w:hAnsi="Arial"/>
          <w:lang w:val="en-GB"/>
        </w:rPr>
        <w:t>GUI</w:t>
      </w:r>
      <w:r>
        <w:rPr>
          <w:rFonts w:ascii="Arial" w:hAnsi="Arial"/>
          <w:lang w:val="en-GB"/>
        </w:rPr>
        <w:tab/>
      </w:r>
      <w:r>
        <w:rPr>
          <w:rFonts w:ascii="Arial" w:hAnsi="Arial"/>
          <w:b/>
          <w:lang w:val="en-GB"/>
        </w:rPr>
        <w:tab/>
      </w:r>
      <w:r>
        <w:rPr>
          <w:rFonts w:ascii="Arial" w:hAnsi="Arial"/>
          <w:b/>
          <w:lang w:val="en-GB"/>
        </w:rPr>
        <w:t>G</w:t>
      </w:r>
      <w:r>
        <w:rPr>
          <w:rFonts w:ascii="Arial" w:hAnsi="Arial"/>
          <w:lang w:val="en-GB"/>
        </w:rPr>
        <w:t>raphical</w:t>
      </w:r>
      <w:r>
        <w:rPr>
          <w:rFonts w:ascii="Arial" w:hAnsi="Arial"/>
          <w:b/>
          <w:lang w:val="en-GB"/>
        </w:rPr>
        <w:t xml:space="preserve"> U</w:t>
      </w:r>
      <w:r>
        <w:rPr>
          <w:rFonts w:ascii="Arial" w:hAnsi="Arial"/>
          <w:lang w:val="en-GB"/>
        </w:rPr>
        <w:t>ser</w:t>
      </w:r>
      <w:r>
        <w:rPr>
          <w:rFonts w:ascii="Arial" w:hAnsi="Arial"/>
          <w:b/>
          <w:lang w:val="en-GB"/>
        </w:rPr>
        <w:t xml:space="preserve"> I</w:t>
      </w:r>
      <w:r>
        <w:rPr>
          <w:rFonts w:ascii="Arial" w:hAnsi="Arial"/>
          <w:lang w:val="en-GB"/>
        </w:rPr>
        <w:t>nterface</w:t>
      </w:r>
    </w:p>
    <w:p xmlns:wp14="http://schemas.microsoft.com/office/word/2010/wordml" w14:paraId="76524344" wp14:textId="77777777">
      <w:pPr>
        <w:pStyle w:val="Normal"/>
        <w:rPr>
          <w:rFonts w:ascii="Arial" w:hAnsi="Arial"/>
          <w:lang w:val="en-GB"/>
        </w:rPr>
      </w:pPr>
      <w:r>
        <w:rPr>
          <w:rFonts w:ascii="Arial" w:hAnsi="Arial"/>
          <w:lang w:val="en-GB"/>
        </w:rPr>
        <w:t>UML</w:t>
      </w:r>
      <w:r>
        <w:rPr>
          <w:rFonts w:ascii="Arial" w:hAnsi="Arial"/>
          <w:lang w:val="en-GB"/>
        </w:rPr>
        <w:tab/>
      </w:r>
      <w:r>
        <w:rPr>
          <w:rFonts w:ascii="Arial" w:hAnsi="Arial"/>
          <w:lang w:val="en-GB"/>
        </w:rPr>
        <w:tab/>
      </w:r>
      <w:r>
        <w:rPr>
          <w:rFonts w:ascii="Arial" w:hAnsi="Arial"/>
          <w:b/>
          <w:lang w:val="en-GB"/>
        </w:rPr>
        <w:t>U</w:t>
      </w:r>
      <w:r>
        <w:rPr>
          <w:rFonts w:ascii="Arial" w:hAnsi="Arial"/>
          <w:lang w:val="en-GB"/>
        </w:rPr>
        <w:t xml:space="preserve">nified </w:t>
      </w:r>
      <w:r>
        <w:rPr>
          <w:rFonts w:ascii="Arial" w:hAnsi="Arial"/>
          <w:b/>
          <w:lang w:val="en-GB"/>
        </w:rPr>
        <w:t>M</w:t>
      </w:r>
      <w:r>
        <w:rPr>
          <w:rFonts w:ascii="Arial" w:hAnsi="Arial"/>
          <w:lang w:val="en-GB"/>
        </w:rPr>
        <w:t xml:space="preserve">odelling </w:t>
      </w:r>
      <w:r>
        <w:rPr>
          <w:rFonts w:ascii="Arial" w:hAnsi="Arial"/>
          <w:b/>
          <w:lang w:val="en-GB"/>
        </w:rPr>
        <w:t>L</w:t>
      </w:r>
      <w:r>
        <w:rPr>
          <w:rFonts w:ascii="Arial" w:hAnsi="Arial"/>
          <w:lang w:val="en-GB"/>
        </w:rPr>
        <w:t>anguage</w:t>
      </w:r>
    </w:p>
    <w:p xmlns:wp14="http://schemas.microsoft.com/office/word/2010/wordml" w14:paraId="4368B7D5" wp14:textId="77777777">
      <w:pPr>
        <w:pStyle w:val="Normal"/>
        <w:rPr>
          <w:rFonts w:ascii="Arial" w:hAnsi="Arial"/>
          <w:lang w:val="en-GB"/>
        </w:rPr>
      </w:pPr>
      <w:r>
        <w:rPr>
          <w:rFonts w:ascii="Arial" w:hAnsi="Arial"/>
          <w:lang w:val="en-GB"/>
        </w:rPr>
        <w:t>OO</w:t>
      </w:r>
      <w:r>
        <w:rPr>
          <w:rFonts w:ascii="Arial" w:hAnsi="Arial"/>
          <w:lang w:val="en-GB"/>
        </w:rPr>
        <w:tab/>
      </w:r>
      <w:r>
        <w:rPr>
          <w:rFonts w:ascii="Arial" w:hAnsi="Arial"/>
          <w:lang w:val="en-GB"/>
        </w:rPr>
        <w:tab/>
      </w:r>
      <w:r>
        <w:rPr>
          <w:rFonts w:ascii="Arial" w:hAnsi="Arial"/>
          <w:b/>
          <w:lang w:val="en-GB"/>
        </w:rPr>
        <w:t>O</w:t>
      </w:r>
      <w:r>
        <w:rPr>
          <w:rFonts w:ascii="Arial" w:hAnsi="Arial"/>
          <w:lang w:val="en-GB"/>
        </w:rPr>
        <w:t xml:space="preserve">bject </w:t>
      </w:r>
      <w:r>
        <w:rPr>
          <w:rFonts w:ascii="Arial" w:hAnsi="Arial"/>
          <w:b/>
          <w:lang w:val="en-GB"/>
        </w:rPr>
        <w:t>O</w:t>
      </w:r>
      <w:r>
        <w:rPr>
          <w:rFonts w:ascii="Arial" w:hAnsi="Arial"/>
          <w:lang w:val="en-GB"/>
        </w:rPr>
        <w:t>riented</w:t>
      </w:r>
    </w:p>
    <w:p xmlns:wp14="http://schemas.microsoft.com/office/word/2010/wordml" w14:paraId="3A0FF5F2" wp14:textId="77777777">
      <w:pPr>
        <w:pStyle w:val="Normal"/>
        <w:rPr>
          <w:rFonts w:ascii="Arial" w:hAnsi="Arial"/>
          <w:lang w:val="en-GB"/>
        </w:rPr>
      </w:pPr>
      <w:r>
        <w:rPr>
          <w:rFonts w:ascii="Arial" w:hAnsi="Arial"/>
          <w:lang w:val="en-GB"/>
        </w:rPr>
      </w:r>
    </w:p>
    <w:tbl>
      <w:tblPr>
        <w:tblW w:w="936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2129"/>
        <w:gridCol w:w="1441"/>
        <w:gridCol w:w="990"/>
        <w:gridCol w:w="3780"/>
      </w:tblGrid>
      <w:tr xmlns:wp14="http://schemas.microsoft.com/office/word/2010/wordml" w14:paraId="7BD610EA" wp14:textId="77777777">
        <w:trPr>
          <w:trHeight w:val="399" w:hRule="atLeast"/>
          <w:cantSplit w:val="true"/>
        </w:trPr>
        <w:tc>
          <w:tcPr>
            <w:tcW w:w="93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E5E5E5"/>
            <w:vAlign w:val="center"/>
          </w:tcPr>
          <w:p w14:paraId="4D6702B4" wp14:textId="77777777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Reviewed  By: </w:t>
            </w:r>
          </w:p>
        </w:tc>
      </w:tr>
      <w:tr xmlns:wp14="http://schemas.microsoft.com/office/word/2010/wordml" w14:paraId="5625212B" wp14:textId="77777777">
        <w:trPr>
          <w:trHeight w:val="440" w:hRule="atLeast"/>
          <w:cantSplit w:val="true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E5E5E5"/>
            <w:vAlign w:val="center"/>
          </w:tcPr>
          <w:p w14:paraId="0D909AED" wp14:textId="77777777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2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30AD66" wp14:textId="77777777">
            <w:pPr>
              <w:pStyle w:val="Header"/>
              <w:tabs>
                <w:tab w:val="clear" w:pos="4153"/>
                <w:tab w:val="clear" w:pos="8306"/>
              </w:tabs>
              <w:spacing w:before="120"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E5E5E5"/>
            <w:vAlign w:val="center"/>
          </w:tcPr>
          <w:p w14:paraId="135D37DF" wp14:textId="77777777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Department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829076" wp14:textId="77777777">
            <w:pPr>
              <w:pStyle w:val="Header"/>
              <w:tabs>
                <w:tab w:val="clear" w:pos="4153"/>
                <w:tab w:val="clear" w:pos="8306"/>
              </w:tabs>
              <w:spacing w:before="12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</w:p>
        </w:tc>
        <w:tc>
          <w:tcPr>
            <w:tcW w:w="37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CB031D" wp14:textId="77777777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Signature</w:t>
            </w:r>
          </w:p>
        </w:tc>
      </w:tr>
      <w:tr xmlns:wp14="http://schemas.microsoft.com/office/word/2010/wordml" w14:paraId="17DC30D4" wp14:textId="77777777">
        <w:trPr>
          <w:trHeight w:val="399" w:hRule="atLeast"/>
          <w:cantSplit w:val="true"/>
        </w:trPr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E5E5E5"/>
            <w:vAlign w:val="center"/>
          </w:tcPr>
          <w:p w14:paraId="491072FA" wp14:textId="77777777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A226A1" wp14:textId="77777777">
            <w:pPr>
              <w:pStyle w:val="Header"/>
              <w:tabs>
                <w:tab w:val="clear" w:pos="4153"/>
                <w:tab w:val="clear" w:pos="8306"/>
              </w:tabs>
              <w:spacing w:before="120"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</w:r>
          </w:p>
        </w:tc>
        <w:tc>
          <w:tcPr>
            <w:tcW w:w="1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fill="E5E5E5"/>
            <w:vAlign w:val="center"/>
          </w:tcPr>
          <w:p w14:paraId="2998470B" wp14:textId="77777777">
            <w:pPr>
              <w:pStyle w:val="Header"/>
              <w:tabs>
                <w:tab w:val="clear" w:pos="4153"/>
                <w:tab w:val="clear" w:pos="830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Group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AD93B2" wp14:textId="77777777">
            <w:pPr>
              <w:pStyle w:val="Header"/>
              <w:tabs>
                <w:tab w:val="clear" w:pos="4153"/>
                <w:tab w:val="clear" w:pos="8306"/>
              </w:tabs>
              <w:spacing w:before="12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</w:p>
        </w:tc>
        <w:tc>
          <w:tcPr>
            <w:tcW w:w="37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E4B5B7" wp14:textId="77777777">
            <w:pPr>
              <w:pStyle w:val="Normal"/>
              <w:rPr/>
            </w:pPr>
            <w:r>
              <w:rPr/>
            </w:r>
          </w:p>
        </w:tc>
      </w:tr>
    </w:tbl>
    <w:p xmlns:wp14="http://schemas.microsoft.com/office/word/2010/wordml" w14:paraId="66204FF1" wp14:textId="77777777">
      <w:pPr>
        <w:pStyle w:val="Header"/>
        <w:tabs>
          <w:tab w:val="clear" w:pos="4153"/>
          <w:tab w:val="clear" w:pos="8306"/>
          <w:tab w:val="left" w:leader="none" w:pos="3402"/>
          <w:tab w:val="left" w:leader="none" w:pos="6237"/>
          <w:tab w:val="left" w:leader="none" w:pos="8505"/>
        </w:tabs>
        <w:spacing w:before="120" w:after="0"/>
        <w:rPr/>
      </w:pPr>
      <w:r>
        <w:rPr/>
      </w:r>
    </w:p>
    <w:p xmlns:wp14="http://schemas.microsoft.com/office/word/2010/wordml" w14:paraId="2DBF0D7D" wp14:textId="77777777"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sectPr>
      <w:headerReference w:type="default" r:id="rId2"/>
      <w:footerReference w:type="default" r:id="rId3"/>
      <w:type w:val="nextPage"/>
      <w:pgSz w:w="12240" w:h="15840" w:orient="portrait"/>
      <w:pgMar w:top="1890" w:right="1166" w:bottom="1440" w:left="1800" w:header="720" w:footer="720" w:gutter="0"/>
      <w:pgNumType w:fmt="decimal"/>
      <w:formProt w:val="false"/>
      <w:textDirection w:val="lrTb"/>
      <w:docGrid w:type="default" w:linePitch="100" w:charSpace="8192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6639723F" wp14:textId="77777777">
    <w:pPr>
      <w:pStyle w:val="Normal"/>
      <w:pBdr>
        <w:top w:val="single" w:color="000000" w:sz="6" w:space="1"/>
      </w:pBdr>
      <w:spacing w:line="0" w:lineRule="atLeast"/>
      <w:rPr>
        <w:rFonts w:ascii="Arial" w:hAnsi="Arial" w:cs="Arial"/>
        <w:sz w:val="12"/>
      </w:rPr>
    </w:pPr>
    <w:r>
      <mc:AlternateContent>
        <mc:Choice Requires="wps">
          <w:drawing>
            <wp:anchor xmlns:wp14="http://schemas.microsoft.com/office/word/2010/wordprocessingDrawing" distT="0" distB="0" distL="0" distR="0" simplePos="0" relativeHeight="15" behindDoc="1" locked="0" layoutInCell="1" allowOverlap="1" wp14:anchorId="7854C2C5" wp14:editId="7777777">
              <wp:simplePos x="0" y="0"/>
              <wp:positionH relativeFrom="column">
                <wp:posOffset>398780</wp:posOffset>
              </wp:positionH>
              <wp:positionV relativeFrom="paragraph">
                <wp:posOffset>-806450</wp:posOffset>
              </wp:positionV>
              <wp:extent cx="915035" cy="184785"/>
              <wp:effectExtent l="5715" t="5080" r="4445" b="5080"/>
              <wp:wrapNone/>
              <wp:docPr id="2" name="Rectangl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5120" cy="184680"/>
                      </a:xfrm>
                      <a:prstGeom prst="rect">
                        <a:avLst/>
                      </a:prstGeom>
                      <a:noFill/>
                      <a:ln w="9360">
                        <a:solidFill>
                          <a:srgbClr val="ffffff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7194DBDC" wp14:textId="77777777">
                          <w:pPr>
                            <w:pStyle w:val="FrameContents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12600" tIns="12600" rIns="12600" bIns="126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FB88714">
            <v:rect id="shape_0" style="position:absolute;margin-left:31.4pt;margin-top:-63.5pt;width:72pt;height:14.5pt;mso-wrap-style:none;v-text-anchor:middle" o:allowincell="f" stroked="t" ID="Rectangle 3" path="m0,0l-2147483645,0l-2147483645,-2147483646l0,-2147483646xe">
              <v:fill on="false" o:detectmouseclick="t"/>
              <v:stroke weight="9360" color="white" joinstyle="miter" endcap="flat"/>
              <v:textbox>
                <w:txbxContent>
                  <w:p w14:paraId="769D0D3C" wp14:textId="77777777">
                    <w:pPr>
                      <w:pStyle w:val="FrameContents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rFonts w:ascii="Arial" w:hAnsi="Arial" w:cs="Arial"/>
        <w:sz w:val="12"/>
      </w:rPr>
      <w:t>QST-SQA-22; Ver 2.3              © This is the exclusive property of Mentor Labs.  Without their consent, it may not be reproduced or given to third parties.</w:t>
    </w:r>
  </w:p>
  <w:p xmlns:wp14="http://schemas.microsoft.com/office/word/2010/wordml" w14:paraId="58374DF2" wp14:textId="77777777">
    <w:pPr>
      <w:pStyle w:val="Normal"/>
      <w:jc w:val="center"/>
      <w:rPr>
        <w:rFonts w:ascii="Arial" w:hAnsi="Arial" w:cs="Arial"/>
        <w:sz w:val="12"/>
      </w:rPr>
    </w:pPr>
    <w:r>
      <w:rPr>
        <w:rFonts w:ascii="Arial" w:hAnsi="Arial" w:cs="Arial"/>
        <w:position w:val="12"/>
        <w:sz w:val="12"/>
      </w:rPr>
      <w:t>If printed, this document is an uncontrolled copy.</w:t>
    </w:r>
  </w:p>
  <w:p xmlns:wp14="http://schemas.microsoft.com/office/word/2010/wordml" w14:paraId="663E0971" wp14:textId="77777777">
    <w:pPr>
      <w:pStyle w:val="Normal"/>
      <w:tabs>
        <w:tab w:val="clear" w:pos="720"/>
        <w:tab w:val="center" w:leader="none" w:pos="4253"/>
        <w:tab w:val="left" w:leader="none" w:pos="8580"/>
        <w:tab w:val="right" w:leader="none" w:pos="9356"/>
      </w:tabs>
      <w:rPr>
        <w:rFonts w:ascii="Arial" w:hAnsi="Arial" w:cs="Arial"/>
        <w:b/>
        <w:bCs/>
        <w:sz w:val="16"/>
        <w:szCs w:val="16"/>
      </w:rPr>
    </w:pPr>
    <w:r>
      <w:rPr>
        <w:rFonts w:ascii="Arial" w:hAnsi="Arial" w:cs="Arial"/>
        <w:b/>
        <w:bCs/>
      </w:rPr>
      <w:t>Mentor Labs                                                       10/08/2025</w:t>
    </w:r>
    <w:r>
      <w:rPr>
        <w:b/>
        <w:bCs/>
      </w:rPr>
      <w:t xml:space="preserve">                             </w:t>
    </w:r>
    <w:r>
      <w:rPr>
        <w:rFonts w:ascii="Arial" w:hAnsi="Arial" w:cs="Arial"/>
        <w:b/>
        <w:bCs/>
        <w:sz w:val="16"/>
        <w:szCs w:val="16"/>
      </w:rPr>
      <w:t>Internal    QSC</w:t>
    </w:r>
  </w:p>
  <w:p xmlns:wp14="http://schemas.microsoft.com/office/word/2010/wordml" w14:paraId="54CD245A" wp14:textId="77777777"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40BC971" wp14:textId="77777777">
    <w:pPr>
      <w:pStyle w:val="Header"/>
      <w:pBdr>
        <w:bottom w:val="single" w:color="000000" w:sz="6" w:space="1"/>
      </w:pBdr>
      <w:tabs>
        <w:tab w:val="clear" w:pos="4153"/>
        <w:tab w:val="clear" w:pos="8306"/>
        <w:tab w:val="center" w:leader="none" w:pos="5130"/>
        <w:tab w:val="right" w:leader="none" w:pos="10170"/>
      </w:tabs>
      <w:rPr/>
    </w:pPr>
    <w:r>
      <w:rPr/>
    </w:r>
    <w:r>
      <mc:AlternateContent>
        <mc:Choice Requires="wps">
          <w:drawing>
            <wp:anchor xmlns:wp14="http://schemas.microsoft.com/office/word/2010/wordprocessingDrawing" distT="0" distB="0" distL="0" distR="0" simplePos="0" relativeHeight="4" behindDoc="0" locked="0" layoutInCell="0" allowOverlap="1" wp14:anchorId="39B50B3E" wp14:editId="7777777">
              <wp:simplePos x="0" y="0"/>
              <wp:positionH relativeFrom="page">
                <wp:posOffset>1130300</wp:posOffset>
              </wp:positionH>
              <wp:positionV relativeFrom="page">
                <wp:posOffset>457835</wp:posOffset>
              </wp:positionV>
              <wp:extent cx="5857875" cy="68643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57875" cy="6864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xmlns:wp14="http://schemas.microsoft.com/office/word/2010/wordml" w14:paraId="6B62F1B3" wp14:textId="77777777">
                          <w:pPr>
                            <w:pStyle w:val="Header"/>
                            <w:pBdr/>
                            <w:tabs>
                              <w:tab w:val="clear" w:pos="4153"/>
                              <w:tab w:val="clear" w:pos="8306"/>
                              <w:tab w:val="center" w:leader="none" w:pos="5130"/>
                              <w:tab w:val="right" w:leader="none" w:pos="10170"/>
                            </w:tabs>
                            <w:rPr/>
                          </w:pPr>
                          <w:r>
                            <w:rPr/>
                          </w:r>
                        </w:p>
                        <w:p xmlns:wp14="http://schemas.microsoft.com/office/word/2010/wordml" w14:paraId="02F2C34E" wp14:textId="77777777">
                          <w:pPr>
                            <w:pStyle w:val="Header"/>
                            <w:pBdr/>
                            <w:shd w:val="clear" w:fill="FFFFFF"/>
                            <w:tabs>
                              <w:tab w:val="clear" w:pos="4153"/>
                              <w:tab w:val="clear" w:pos="8306"/>
                              <w:tab w:val="center" w:leader="none" w:pos="5130"/>
                              <w:tab w:val="right" w:leader="none" w:pos="10170"/>
                            </w:tabs>
                            <w:jc w:val="center"/>
                            <w:rPr/>
                          </w:pPr>
                          <w:r>
                            <w:rPr/>
                          </w:r>
                        </w:p>
                        <w:p xmlns:wp14="http://schemas.microsoft.com/office/word/2010/wordml" w14:paraId="7B59A4ED" wp14:textId="77777777">
                          <w:pPr>
                            <w:pStyle w:val="Header"/>
                            <w:pBdr/>
                            <w:shd w:val="clear" w:fill="FFFFFF"/>
                            <w:tabs>
                              <w:tab w:val="clear" w:pos="4153"/>
                              <w:tab w:val="clear" w:pos="8306"/>
                              <w:tab w:val="center" w:leader="none" w:pos="5130"/>
                              <w:tab w:val="right" w:leader="none" w:pos="10170"/>
                            </w:tabs>
                            <w:jc w:val="center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/>
                            <w:t xml:space="preserve">                      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TITLE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Quality System Checklist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 xml:space="preserve">                        </w:t>
                          </w:r>
                          <w:r>
                            <w:rPr>
                              <w:rFonts w:ascii="Arial" w:hAnsi="Arial"/>
                              <w:b/>
                              <w:lang w:eastAsia="en-US"/>
                            </w:rPr>
                            <w:t xml:space="preserve">Page </w:t>
                          </w:r>
                          <w:r>
                            <w:rPr>
                              <w:rFonts w:ascii="Arial" w:hAnsi="Arial"/>
                              <w:b/>
                              <w:lang w:eastAsia="en-US"/>
                            </w:rPr>
                            <w:fldChar w:fldCharType="begin"/>
                          </w:r>
                          <w:r>
                            <w:rPr>
                              <w:b/>
                              <w:rFonts w:ascii="Arial" w:hAnsi="Arial"/>
                              <w:lang w:eastAsia="en-US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rFonts w:ascii="Arial" w:hAnsi="Arial"/>
                              <w:lang w:eastAsia="en-US"/>
                            </w:rPr>
                            <w:fldChar w:fldCharType="separate"/>
                          </w:r>
                          <w:r>
                            <w:rPr>
                              <w:b/>
                              <w:rFonts w:ascii="Arial" w:hAnsi="Arial"/>
                              <w:lang w:eastAsia="en-US"/>
                            </w:rPr>
                            <w:t>3</w:t>
                          </w:r>
                          <w:r>
                            <w:rPr>
                              <w:b/>
                              <w:rFonts w:ascii="Arial" w:hAnsi="Arial"/>
                              <w:lang w:eastAsia="en-US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lang w:eastAsia="en-US"/>
                            </w:rPr>
                            <w:t xml:space="preserve"> of </w:t>
                          </w:r>
                          <w:r>
                            <w:rPr>
                              <w:rFonts w:ascii="Arial" w:hAnsi="Arial"/>
                              <w:b/>
                              <w:lang w:eastAsia="en-US"/>
                            </w:rPr>
                            <w:fldChar w:fldCharType="begin"/>
                          </w:r>
                          <w:r>
                            <w:rPr>
                              <w:b/>
                              <w:rFonts w:ascii="Arial" w:hAnsi="Arial"/>
                              <w:lang w:eastAsia="en-US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rFonts w:ascii="Arial" w:hAnsi="Arial"/>
                              <w:lang w:eastAsia="en-US"/>
                            </w:rPr>
                            <w:fldChar w:fldCharType="separate"/>
                          </w:r>
                          <w:r>
                            <w:rPr>
                              <w:b/>
                              <w:rFonts w:ascii="Arial" w:hAnsi="Arial"/>
                              <w:lang w:eastAsia="en-US"/>
                            </w:rPr>
                            <w:t>3</w:t>
                          </w:r>
                          <w:r>
                            <w:rPr>
                              <w:b/>
                              <w:rFonts w:ascii="Arial" w:hAnsi="Arial"/>
                              <w:lang w:eastAsia="en-US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 xml:space="preserve">      </w:t>
                          </w: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b/>
                              <w:rFonts w:ascii="Arial" w:hAnsi="Arial"/>
                            </w:rPr>
                            <w:instrText xml:space="preserve"> SAVEDATE \@"dd/MM/yyyy" </w:instrText>
                          </w:r>
                          <w:r>
                            <w:rPr>
                              <w:sz w:val="28"/>
                              <w:b/>
                              <w:rFonts w:ascii="Arial" w:hAnsi="Arial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b/>
                              <w:rFonts w:ascii="Arial" w:hAnsi="Arial"/>
                            </w:rPr>
                            <w:t>16/08/2025</w:t>
                          </w:r>
                          <w:r>
                            <w:rPr>
                              <w:sz w:val="28"/>
                              <w:b/>
                              <w:rFonts w:ascii="Arial" w:hAnsi="Arial"/>
                            </w:rPr>
                            <w:fldChar w:fldCharType="end"/>
                          </w:r>
                        </w:p>
                        <w:p xmlns:wp14="http://schemas.microsoft.com/office/word/2010/wordml" w14:paraId="6C8CC4F2" wp14:textId="77777777">
                          <w:pPr>
                            <w:pStyle w:val="Header"/>
                            <w:pBdr/>
                            <w:shd w:val="clear" w:fill="FFFFFF"/>
                            <w:tabs>
                              <w:tab w:val="clear" w:pos="4153"/>
                              <w:tab w:val="clear" w:pos="8306"/>
                              <w:tab w:val="center" w:leader="none" w:pos="5130"/>
                              <w:tab w:val="right" w:leader="none" w:pos="10170"/>
                            </w:tabs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b/>
                              <w:szCs w:val="28"/>
                            </w:rPr>
                            <w:instrText xml:space="preserve"> SUBJECT </w:instrText>
                          </w:r>
                          <w:r>
                            <w:rPr>
                              <w:sz w:val="28"/>
                              <w:b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b/>
                              <w:szCs w:val="28"/>
                            </w:rPr>
                            <w:t xml:space="preserve">Design </w:t>
                          </w:r>
                          <w:r>
                            <w:rPr>
                              <w:sz w:val="28"/>
                              <w:b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21793D20">
            <v:rect style="position:absolute;rotation:-0;width:461.25pt;height:54.05pt;mso-wrap-distance-left:0pt;mso-wrap-distance-right:0pt;mso-wrap-distance-top:0pt;mso-wrap-distance-bottom:0pt;margin-top:36.05pt;mso-position-vertical-relative:page;margin-left:89pt;mso-position-horizontal-relative:page" fillcolor="#FFFFFF">
              <v:fill opacity="0f"/>
              <v:textbox inset="0in,0in,0in,0in">
                <w:txbxContent>
                  <w:p w14:paraId="680A4E5D" wp14:textId="77777777">
                    <w:pPr>
                      <w:pStyle w:val="Header"/>
                      <w:pBdr/>
                      <w:tabs>
                        <w:tab w:val="clear" w:pos="4153"/>
                        <w:tab w:val="clear" w:pos="8306"/>
                        <w:tab w:val="center" w:leader="none" w:pos="5130"/>
                        <w:tab w:val="right" w:leader="none" w:pos="10170"/>
                      </w:tabs>
                      <w:rPr/>
                    </w:pPr>
                    <w:r>
                      <w:rPr/>
                    </w:r>
                  </w:p>
                  <w:p w14:paraId="19219836" wp14:textId="77777777">
                    <w:pPr>
                      <w:pStyle w:val="Header"/>
                      <w:pBdr/>
                      <w:shd w:val="clear" w:fill="FFFFFF"/>
                      <w:tabs>
                        <w:tab w:val="clear" w:pos="4153"/>
                        <w:tab w:val="clear" w:pos="8306"/>
                        <w:tab w:val="center" w:leader="none" w:pos="5130"/>
                        <w:tab w:val="right" w:leader="none" w:pos="10170"/>
                      </w:tabs>
                      <w:jc w:val="center"/>
                      <w:rPr/>
                    </w:pPr>
                    <w:r>
                      <w:rPr/>
                    </w:r>
                  </w:p>
                  <w:p w14:paraId="7C698898" wp14:textId="77777777">
                    <w:pPr>
                      <w:pStyle w:val="Header"/>
                      <w:pBdr/>
                      <w:shd w:val="clear" w:fill="FFFFFF"/>
                      <w:tabs>
                        <w:tab w:val="clear" w:pos="4153"/>
                        <w:tab w:val="clear" w:pos="8306"/>
                        <w:tab w:val="center" w:leader="none" w:pos="5130"/>
                        <w:tab w:val="right" w:leader="none" w:pos="10170"/>
                      </w:tabs>
                      <w:jc w:val="center"/>
                      <w:rPr>
                        <w:rFonts w:ascii="Arial" w:hAnsi="Arial"/>
                        <w:b/>
                        <w:sz w:val="28"/>
                      </w:rPr>
                    </w:pPr>
                    <w:r>
                      <w:rPr/>
                      <w:t xml:space="preserve">                      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TITLE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Quality System Checklist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28"/>
                      </w:rPr>
                      <w:t xml:space="preserve">                        </w:t>
                    </w:r>
                    <w:r>
                      <w:rPr>
                        <w:rFonts w:ascii="Arial" w:hAnsi="Arial"/>
                        <w:b/>
                        <w:lang w:eastAsia="en-US"/>
                      </w:rPr>
                      <w:t xml:space="preserve">Page </w:t>
                    </w:r>
                    <w:r>
                      <w:rPr>
                        <w:rFonts w:ascii="Arial" w:hAnsi="Arial"/>
                        <w:b/>
                        <w:lang w:eastAsia="en-US"/>
                      </w:rPr>
                      <w:fldChar w:fldCharType="begin"/>
                    </w:r>
                    <w:r>
                      <w:rPr>
                        <w:b/>
                        <w:rFonts w:ascii="Arial" w:hAnsi="Arial"/>
                        <w:lang w:eastAsia="en-US"/>
                      </w:rPr>
                      <w:instrText xml:space="preserve"> PAGE </w:instrText>
                    </w:r>
                    <w:r>
                      <w:rPr>
                        <w:b/>
                        <w:rFonts w:ascii="Arial" w:hAnsi="Arial"/>
                        <w:lang w:eastAsia="en-US"/>
                      </w:rPr>
                      <w:fldChar w:fldCharType="separate"/>
                    </w:r>
                    <w:r>
                      <w:rPr>
                        <w:b/>
                        <w:rFonts w:ascii="Arial" w:hAnsi="Arial"/>
                        <w:lang w:eastAsia="en-US"/>
                      </w:rPr>
                      <w:t>3</w:t>
                    </w:r>
                    <w:r>
                      <w:rPr>
                        <w:b/>
                        <w:rFonts w:ascii="Arial" w:hAnsi="Arial"/>
                        <w:lang w:eastAsia="en-US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lang w:eastAsia="en-US"/>
                      </w:rPr>
                      <w:t xml:space="preserve"> of </w:t>
                    </w:r>
                    <w:r>
                      <w:rPr>
                        <w:rFonts w:ascii="Arial" w:hAnsi="Arial"/>
                        <w:b/>
                        <w:lang w:eastAsia="en-US"/>
                      </w:rPr>
                      <w:fldChar w:fldCharType="begin"/>
                    </w:r>
                    <w:r>
                      <w:rPr>
                        <w:b/>
                        <w:rFonts w:ascii="Arial" w:hAnsi="Arial"/>
                        <w:lang w:eastAsia="en-US"/>
                      </w:rPr>
                      <w:instrText xml:space="preserve"> NUMPAGES </w:instrText>
                    </w:r>
                    <w:r>
                      <w:rPr>
                        <w:b/>
                        <w:rFonts w:ascii="Arial" w:hAnsi="Arial"/>
                        <w:lang w:eastAsia="en-US"/>
                      </w:rPr>
                      <w:fldChar w:fldCharType="separate"/>
                    </w:r>
                    <w:r>
                      <w:rPr>
                        <w:b/>
                        <w:rFonts w:ascii="Arial" w:hAnsi="Arial"/>
                        <w:lang w:eastAsia="en-US"/>
                      </w:rPr>
                      <w:t>3</w:t>
                    </w:r>
                    <w:r>
                      <w:rPr>
                        <w:b/>
                        <w:rFonts w:ascii="Arial" w:hAnsi="Arial"/>
                        <w:lang w:eastAsia="en-US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28"/>
                      </w:rPr>
                      <w:t xml:space="preserve">      </w:t>
                    </w:r>
                    <w:r>
                      <w:rPr>
                        <w:rFonts w:ascii="Arial" w:hAnsi="Arial"/>
                        <w:b/>
                        <w:sz w:val="28"/>
                      </w:rPr>
                      <w:fldChar w:fldCharType="begin"/>
                    </w:r>
                    <w:r>
                      <w:rPr>
                        <w:sz w:val="28"/>
                        <w:b/>
                        <w:rFonts w:ascii="Arial" w:hAnsi="Arial"/>
                      </w:rPr>
                      <w:instrText xml:space="preserve"> SAVEDATE \@"dd/MM/yyyy" </w:instrText>
                    </w:r>
                    <w:r>
                      <w:rPr>
                        <w:sz w:val="28"/>
                        <w:b/>
                        <w:rFonts w:ascii="Arial" w:hAnsi="Arial"/>
                      </w:rPr>
                      <w:fldChar w:fldCharType="separate"/>
                    </w:r>
                    <w:r>
                      <w:rPr>
                        <w:sz w:val="28"/>
                        <w:b/>
                        <w:rFonts w:ascii="Arial" w:hAnsi="Arial"/>
                      </w:rPr>
                      <w:t>16/08/2025</w:t>
                    </w:r>
                    <w:r>
                      <w:rPr>
                        <w:sz w:val="28"/>
                        <w:b/>
                        <w:rFonts w:ascii="Arial" w:hAnsi="Arial"/>
                      </w:rPr>
                      <w:fldChar w:fldCharType="end"/>
                    </w:r>
                  </w:p>
                  <w:p w14:paraId="7CB72A81" wp14:textId="77777777">
                    <w:pPr>
                      <w:pStyle w:val="Header"/>
                      <w:pBdr/>
                      <w:shd w:val="clear" w:fill="FFFFFF"/>
                      <w:tabs>
                        <w:tab w:val="clear" w:pos="4153"/>
                        <w:tab w:val="clear" w:pos="8306"/>
                        <w:tab w:val="center" w:leader="none" w:pos="5130"/>
                        <w:tab w:val="right" w:leader="none" w:pos="10170"/>
                      </w:tabs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b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b/>
                        <w:szCs w:val="28"/>
                      </w:rPr>
                      <w:instrText xml:space="preserve"> SUBJECT </w:instrText>
                    </w:r>
                    <w:r>
                      <w:rPr>
                        <w:sz w:val="28"/>
                        <w:b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b/>
                        <w:szCs w:val="28"/>
                      </w:rPr>
                      <w:t xml:space="preserve">Design </w:t>
                    </w:r>
                    <w:r>
                      <w:rPr>
                        <w:sz w:val="28"/>
                        <w:b/>
                        <w:szCs w:val="28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z w:val="28"/>
                        <w:szCs w:val="28"/>
                      </w:rPr>
                      <w:t xml:space="preserve"> </w:t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  <w:p xmlns:wp14="http://schemas.microsoft.com/office/word/2010/wordml" w14:paraId="562932C7" wp14:textId="77777777">
    <w:pPr>
      <w:pStyle w:val="Header"/>
      <w:tabs>
        <w:tab w:val="clear" w:pos="4153"/>
        <w:tab w:val="clear" w:pos="8306"/>
        <w:tab w:val="center" w:leader="none" w:pos="5130"/>
        <w:tab w:val="right" w:leader="none" w:pos="10170"/>
      </w:tabs>
      <w:rPr>
        <w:sz w:val="24"/>
      </w:rPr>
    </w:pPr>
    <w:r>
      <w:rPr/>
      <w:tab/>
    </w:r>
    <w:r>
      <w:rPr>
        <w:position w:val="24"/>
        <w:sz w:val="24"/>
      </w:rPr>
      <w:tab/>
    </w:r>
    <w:r>
      <w:rPr>
        <w:sz w:val="24"/>
      </w:rPr>
      <w:fldChar w:fldCharType="begin"/>
    </w:r>
    <w:r>
      <w:rPr>
        <w:sz w:val="24"/>
      </w:rPr>
      <w:instrText xml:space="preserve"> COMMENTS </w:instrText>
    </w:r>
    <w:r>
      <w:rPr>
        <w:sz w:val="24"/>
      </w:rPr>
      <w:fldChar w:fldCharType="separate"/>
    </w:r>
    <w:r>
      <w:rPr>
        <w:sz w:val="24"/>
      </w:rPr>
    </w:r>
    <w:r>
      <w:rPr>
        <w:sz w:val="24"/>
      </w:rPr>
      <w:fldChar w:fldCharType="end"/>
    </w:r>
  </w:p>
  <w:p xmlns:wp14="http://schemas.microsoft.com/office/word/2010/wordml" w14:paraId="296FEF7D" wp14:textId="77777777"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  <w:nsid w:val="6bac401b"/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3a0af861"/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237fceb3"/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90"/>
  <w:embedSystemFonts/>
  <w:trackRevisions w:val="false"/>
  <w:defaultTabStop w:val="720"/>
  <w:autoHyphenation w:val="true"/>
  <w:compat>
    <w:compatSetting w:name="compatibilityMode" w:uri="http://schemas.microsoft.com/office/word" w:val="12"/>
  </w:compat>
  <w14:docId w14:val="52B0DB83"/>
  <w15:docId w15:val="{FE90E625-D073-410E-983F-3ED40969AB0A}"/>
  <w:rsids>
    <w:rsidRoot w:val="0D7AA109"/>
    <w:rsid w:val="0D7AA109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ja-JP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0"/>
      </w:numPr>
      <w:outlineLvl w:val="0"/>
    </w:pPr>
    <w:rPr>
      <w:b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HeaderChar">
    <w:name w:val="Header Char"/>
    <w:link w:val="Header"/>
    <w:qFormat/>
    <w:rPr>
      <w:lang w:val="en-US" w:eastAsia="ja-JP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leader="none" w:pos="4153"/>
        <w:tab w:val="right" w:leader="none" w:pos="8306"/>
      </w:tabs>
    </w:pPr>
    <w:rPr/>
  </w:style>
  <w:style w:type="paragraph" w:styleId="Footer">
    <w:name w:val="footer"/>
    <w:basedOn w:val="Normal"/>
    <w:pPr>
      <w:tabs>
        <w:tab w:val="clear" w:pos="720"/>
        <w:tab w:val="center" w:leader="none" w:pos="4153"/>
        <w:tab w:val="right" w:leader="none" w:pos="8306"/>
      </w:tabs>
    </w:pPr>
    <w:rPr/>
  </w:style>
  <w:style w:type="paragraph" w:styleId="Index5">
    <w:name w:val="index 5"/>
    <w:basedOn w:val="Normal"/>
    <w:next w:val="Normal"/>
    <w:autoRedefine/>
    <w:qFormat/>
    <w:pPr>
      <w:ind w:left="1440"/>
    </w:pPr>
    <w:rPr/>
  </w:style>
  <w:style w:type="paragraph" w:styleId="Index1">
    <w:name w:val="index 1"/>
    <w:basedOn w:val="Normal"/>
    <w:next w:val="Normal"/>
    <w:autoRedefine/>
    <w:qFormat/>
    <w:pPr>
      <w:tabs>
        <w:tab w:val="clear" w:pos="720"/>
        <w:tab w:val="left" w:leader="none" w:pos="567"/>
        <w:tab w:val="left" w:leader="none" w:pos="3119"/>
        <w:tab w:val="left" w:leader="none" w:pos="3459"/>
        <w:tab w:val="left" w:leader="none" w:pos="3799"/>
        <w:tab w:val="left" w:leader="none" w:pos="4076"/>
      </w:tabs>
    </w:pPr>
    <w:rPr>
      <w:rFonts w:ascii="Arial" w:hAnsi="Arial"/>
      <w:bCs/>
    </w:rPr>
  </w:style>
  <w:style w:type="paragraph" w:styleId="Index2">
    <w:name w:val="index 2"/>
    <w:basedOn w:val="Normal"/>
    <w:next w:val="Normal"/>
    <w:autoRedefine/>
    <w:qFormat/>
    <w:pPr>
      <w:ind w:left="360"/>
    </w:pPr>
    <w:rPr/>
  </w:style>
  <w:style w:type="paragraph" w:styleId="Index3">
    <w:name w:val="index 3"/>
    <w:basedOn w:val="Normal"/>
    <w:next w:val="Normal"/>
    <w:autoRedefine/>
    <w:qFormat/>
    <w:pPr>
      <w:numPr>
        <w:ilvl w:val="0"/>
        <w:numId w:val="2"/>
      </w:numPr>
    </w:pPr>
    <w:rPr>
      <w:rFonts w:ascii="Arial" w:hAnsi="Arial"/>
      <w:sz w:val="18"/>
    </w:rPr>
  </w:style>
  <w:style w:type="paragraph" w:styleId="Indexheading">
    <w:name w:val="index heading"/>
    <w:basedOn w:val="Normal"/>
    <w:next w:val="Index1"/>
    <w:qFormat/>
    <w:pPr/>
    <w:rPr/>
  </w:style>
  <w:style w:type="paragraph" w:styleId="Normal2">
    <w:name w:val="Normal 2"/>
    <w:basedOn w:val="Normal"/>
    <w:qFormat/>
    <w:pPr>
      <w:ind w:left="720"/>
      <w:jc w:val="both"/>
    </w:pPr>
    <w:rPr>
      <w:rFonts w:ascii="Arial" w:hAnsi="Arial"/>
    </w:rPr>
  </w:style>
  <w:style w:type="paragraph" w:styleId="Normal1">
    <w:name w:val="Normal 1"/>
    <w:basedOn w:val="Normal"/>
    <w:qFormat/>
    <w:pPr>
      <w:ind w:left="360" w:hanging="360"/>
      <w:jc w:val="both"/>
    </w:pPr>
    <w:rPr>
      <w:rFonts w:ascii="Arial" w:hAnsi="Arial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eader" Target="header1.xml" Id="rId2" /><Relationship Type="http://schemas.openxmlformats.org/officeDocument/2006/relationships/footer" Target="footer1.xml" Id="rId3" /><Relationship Type="http://schemas.openxmlformats.org/officeDocument/2006/relationships/numbering" Target="numbering.xml" Id="rId4" /><Relationship Type="http://schemas.openxmlformats.org/officeDocument/2006/relationships/fontTable" Target="fontTable.xml" Id="rId5" /><Relationship Type="http://schemas.openxmlformats.org/officeDocument/2006/relationships/settings" Target="settings.xml" Id="rId6" /><Relationship Type="http://schemas.openxmlformats.org/officeDocument/2006/relationships/theme" Target="theme/theme1.xml" Id="rId7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Manager>Gautam Organti</ap:Manager>
  <ap:Application>Microsoft Word for the web</ap:Application>
  <ap:AppVersion>16.0000</ap:AppVersion>
  <ap:Company>RBIN</ap:Company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2025-08-09T15:36:00.0000000Z</dcterms:created>
  <dc:creator>QMM1</dc:creator>
  <dc:description/>
  <dc:language>en-US</dc:language>
  <lastModifiedBy>Rambabu Routhu</lastModifiedBy>
  <dcterms:modified xsi:type="dcterms:W3CDTF">2025-08-18T07:59:28.1822579Z</dcterms:modified>
  <revision>40</revision>
  <dc:subject>Design </dc:subject>
  <dc:title>Quality System Checklist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partment">
    <vt:lpwstr>RBEI</vt:lpwstr>
  </property>
  <property fmtid="{D5CDD505-2E9C-101B-9397-08002B2CF9AE}" pid="3" name="Document number">
    <vt:lpwstr>QSC-SQA-09</vt:lpwstr>
  </property>
  <property fmtid="{D5CDD505-2E9C-101B-9397-08002B2CF9AE}" pid="4" name="Version">
    <vt:lpwstr>1.6</vt:lpwstr>
  </property>
</Properties>
</file>